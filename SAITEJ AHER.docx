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F811F3">
      <w:pPr>
        <w:jc w:val="center"/>
        <w:rPr>
          <w:rFonts w:ascii="Algerian" w:hAnsi="Algerian"/>
          <w:b/>
          <w:bCs/>
          <w:color w:val="C00000"/>
          <w:sz w:val="40"/>
          <w:szCs w:val="40"/>
          <w:u w:val="single"/>
        </w:rPr>
      </w:pPr>
      <w:r>
        <w:rPr>
          <w:rFonts w:ascii="Algerian" w:hAnsi="Algerian"/>
          <w:b/>
          <w:bCs/>
          <w:color w:val="C00000"/>
          <w:sz w:val="40"/>
          <w:szCs w:val="40"/>
        </w:rPr>
        <w:t>“DBMS LAB FILES”</w:t>
      </w:r>
    </w:p>
    <w:p w14:paraId="1FD09F0E">
      <w:pPr>
        <w:jc w:val="center"/>
        <w:rPr>
          <w:rFonts w:ascii="Berlin Sans FB Demi" w:hAnsi="Berlin Sans FB Demi"/>
          <w:b/>
          <w:bCs/>
          <w:color w:val="C00000"/>
          <w:sz w:val="16"/>
          <w:szCs w:val="16"/>
          <w:u w:val="single"/>
        </w:rPr>
      </w:pPr>
    </w:p>
    <w:p w14:paraId="21729662">
      <w:pPr>
        <w:jc w:val="center"/>
        <w:rPr>
          <w:rFonts w:ascii="Algerian" w:hAnsi="Algerian"/>
          <w:color w:val="C00000"/>
          <w:sz w:val="36"/>
          <w:szCs w:val="36"/>
          <w:u w:val="single"/>
        </w:rPr>
      </w:pPr>
      <w:r>
        <w:rPr>
          <w:rFonts w:ascii="Algerian" w:hAnsi="Algerian"/>
          <w:color w:val="C00000"/>
          <w:sz w:val="36"/>
          <w:szCs w:val="36"/>
          <w:u w:val="single"/>
        </w:rPr>
        <w:t>SUBMITTED BY</w:t>
      </w:r>
    </w:p>
    <w:p w14:paraId="69F8A5DA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NAME=</w:t>
      </w:r>
      <w:r>
        <w:rPr>
          <w:rFonts w:hint="default"/>
          <w:b/>
          <w:bCs/>
          <w:sz w:val="32"/>
          <w:szCs w:val="32"/>
          <w:lang w:val="en-US"/>
        </w:rPr>
        <w:t>SAITEJ AHER</w:t>
      </w:r>
    </w:p>
    <w:p w14:paraId="43FFED37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PRN=2124UCSM10</w:t>
      </w:r>
      <w:r>
        <w:rPr>
          <w:rFonts w:hint="default"/>
          <w:b/>
          <w:bCs/>
          <w:sz w:val="32"/>
          <w:szCs w:val="32"/>
          <w:lang w:val="en-US"/>
        </w:rPr>
        <w:t>77</w:t>
      </w:r>
      <w:bookmarkStart w:id="0" w:name="_GoBack"/>
      <w:bookmarkEnd w:id="0"/>
    </w:p>
    <w:p w14:paraId="4C3C38FC">
      <w:pPr>
        <w:jc w:val="center"/>
        <w:rPr>
          <w:b/>
          <w:bCs/>
          <w:iCs/>
          <w:sz w:val="16"/>
          <w:szCs w:val="16"/>
        </w:rPr>
      </w:pPr>
    </w:p>
    <w:p w14:paraId="3D630BDD">
      <w:pPr>
        <w:jc w:val="center"/>
        <w:rPr>
          <w:b/>
          <w:bCs/>
          <w:i/>
          <w:sz w:val="32"/>
          <w:szCs w:val="32"/>
        </w:rPr>
      </w:pPr>
      <w:r>
        <w:rPr>
          <w:b/>
          <w:bCs/>
          <w:iCs/>
          <w:sz w:val="32"/>
          <w:szCs w:val="32"/>
        </w:rPr>
        <w:t>{</w:t>
      </w:r>
      <w:r>
        <w:rPr>
          <w:b/>
          <w:bCs/>
          <w:i/>
          <w:sz w:val="32"/>
          <w:szCs w:val="32"/>
        </w:rPr>
        <w:t>Data Base Management System</w:t>
      </w:r>
      <w:r>
        <w:rPr>
          <w:b/>
          <w:bCs/>
          <w:iCs/>
          <w:sz w:val="32"/>
          <w:szCs w:val="32"/>
        </w:rPr>
        <w:t xml:space="preserve"> }</w:t>
      </w:r>
    </w:p>
    <w:p w14:paraId="1BCB01D7">
      <w:pPr>
        <w:jc w:val="center"/>
        <w:rPr>
          <w:rFonts w:ascii="Algerian" w:hAnsi="Algerian"/>
          <w:color w:val="C00000"/>
          <w:sz w:val="32"/>
          <w:szCs w:val="32"/>
          <w:u w:val="single"/>
        </w:rPr>
      </w:pPr>
      <w:r>
        <w:rPr>
          <w:rFonts w:ascii="Algerian" w:hAnsi="Algerian"/>
          <w:color w:val="C00000"/>
          <w:sz w:val="32"/>
          <w:szCs w:val="32"/>
          <w:u w:val="single"/>
        </w:rPr>
        <w:t>Under the Guidance of</w:t>
      </w:r>
    </w:p>
    <w:p w14:paraId="561265C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MR. Utkarsh Varshney Sir</w:t>
      </w:r>
    </w:p>
    <w:p w14:paraId="1AD85B5E">
      <w:pPr>
        <w:jc w:val="center"/>
        <w:rPr>
          <w:b/>
          <w:bCs/>
          <w:sz w:val="32"/>
          <w:szCs w:val="32"/>
        </w:rPr>
      </w:pPr>
    </w:p>
    <w:p w14:paraId="7935DC38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drawing>
          <wp:inline distT="0" distB="0" distL="0" distR="0">
            <wp:extent cx="1973580" cy="1894205"/>
            <wp:effectExtent l="0" t="0" r="7620" b="0"/>
            <wp:docPr id="4667898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89847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0246" cy="190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3D97">
      <w:pPr>
        <w:jc w:val="center"/>
        <w:rPr>
          <w:rFonts w:ascii="Agency FB" w:hAnsi="Agency FB"/>
          <w:b/>
          <w:bCs/>
          <w:sz w:val="32"/>
          <w:szCs w:val="32"/>
          <w:u w:val="single"/>
        </w:rPr>
      </w:pPr>
    </w:p>
    <w:p w14:paraId="2E9D9D67">
      <w:pPr>
        <w:jc w:val="center"/>
        <w:rPr>
          <w:rFonts w:ascii="Agency FB" w:hAnsi="Agency FB"/>
          <w:b/>
          <w:bCs/>
          <w:sz w:val="36"/>
          <w:szCs w:val="36"/>
          <w:u w:val="single"/>
        </w:rPr>
      </w:pPr>
      <w:r>
        <w:rPr>
          <w:rFonts w:ascii="Agency FB" w:hAnsi="Agency FB"/>
          <w:b/>
          <w:bCs/>
          <w:sz w:val="36"/>
          <w:szCs w:val="36"/>
          <w:u w:val="single"/>
        </w:rPr>
        <w:t>Department of</w:t>
      </w:r>
    </w:p>
    <w:p w14:paraId="6FAC4032">
      <w:pPr>
        <w:jc w:val="center"/>
        <w:rPr>
          <w:rFonts w:ascii="Agency FB" w:hAnsi="Agency FB"/>
          <w:b/>
          <w:bCs/>
          <w:sz w:val="36"/>
          <w:szCs w:val="36"/>
        </w:rPr>
      </w:pPr>
      <w:r>
        <w:rPr>
          <w:rFonts w:ascii="Agency FB" w:hAnsi="Agency FB"/>
          <w:b/>
          <w:bCs/>
          <w:sz w:val="36"/>
          <w:szCs w:val="36"/>
        </w:rPr>
        <w:t>“Computer Science and Engineering”</w:t>
      </w:r>
    </w:p>
    <w:p w14:paraId="3E27BED1">
      <w:pPr>
        <w:jc w:val="center"/>
        <w:rPr>
          <w:rFonts w:ascii="Algerian" w:hAnsi="Algerian"/>
          <w:b/>
          <w:bCs/>
          <w:color w:val="C00000"/>
          <w:sz w:val="40"/>
          <w:szCs w:val="40"/>
        </w:rPr>
      </w:pPr>
      <w:r>
        <w:rPr>
          <w:rFonts w:ascii="Algerian" w:hAnsi="Algerian"/>
          <w:b/>
          <w:bCs/>
          <w:color w:val="C00000"/>
          <w:sz w:val="40"/>
          <w:szCs w:val="40"/>
        </w:rPr>
        <w:t>Sanjivani Rural Education Society</w:t>
      </w:r>
    </w:p>
    <w:p w14:paraId="15D02D1F">
      <w:pPr>
        <w:jc w:val="center"/>
        <w:rPr>
          <w:rFonts w:ascii="Algerian" w:hAnsi="Algerian"/>
          <w:b/>
          <w:bCs/>
          <w:color w:val="C00000"/>
          <w:sz w:val="40"/>
          <w:szCs w:val="40"/>
        </w:rPr>
      </w:pPr>
      <w:r>
        <w:rPr>
          <w:rFonts w:ascii="Algerian" w:hAnsi="Algerian"/>
          <w:b/>
          <w:bCs/>
          <w:color w:val="C00000"/>
          <w:sz w:val="40"/>
          <w:szCs w:val="40"/>
        </w:rPr>
        <w:t>SANJIVANI  UNIVERSITY</w:t>
      </w:r>
    </w:p>
    <w:p w14:paraId="6E5FC5E4">
      <w:pPr>
        <w:jc w:val="center"/>
        <w:rPr>
          <w:rFonts w:ascii="Algerian" w:hAnsi="Algerian"/>
          <w:b/>
          <w:bCs/>
          <w:color w:val="C00000"/>
          <w:sz w:val="40"/>
          <w:szCs w:val="40"/>
        </w:rPr>
      </w:pPr>
      <w:r>
        <w:rPr>
          <w:rFonts w:ascii="Algerian" w:hAnsi="Algerian"/>
          <w:b/>
          <w:bCs/>
          <w:color w:val="C00000"/>
          <w:sz w:val="40"/>
          <w:szCs w:val="40"/>
        </w:rPr>
        <w:t>KOPARGAON – 423603,</w:t>
      </w:r>
    </w:p>
    <w:p w14:paraId="6B37AE8B">
      <w:pPr>
        <w:jc w:val="center"/>
        <w:rPr>
          <w:rFonts w:ascii="Algerian" w:hAnsi="Algerian"/>
          <w:b/>
          <w:bCs/>
          <w:color w:val="C00000"/>
          <w:sz w:val="40"/>
          <w:szCs w:val="40"/>
        </w:rPr>
      </w:pPr>
      <w:r>
        <w:rPr>
          <w:rFonts w:ascii="Algerian" w:hAnsi="Algerian"/>
          <w:b/>
          <w:bCs/>
          <w:color w:val="C00000"/>
          <w:sz w:val="40"/>
          <w:szCs w:val="40"/>
        </w:rPr>
        <w:t>DIST : AHMEDNAGAR 2024-25</w:t>
      </w:r>
    </w:p>
    <w:p w14:paraId="06E8A6CB">
      <w:pPr>
        <w:rPr>
          <w:rFonts w:ascii="Algerian" w:hAnsi="Algerian"/>
          <w:b/>
          <w:bCs/>
          <w:color w:val="C00000"/>
          <w:sz w:val="32"/>
          <w:szCs w:val="32"/>
        </w:rPr>
      </w:pPr>
    </w:p>
    <w:p w14:paraId="03ED1788">
      <w:pPr>
        <w:jc w:val="center"/>
        <w:rPr>
          <w:rFonts w:ascii="Castellar" w:hAnsi="Castellar"/>
          <w:b/>
          <w:bCs/>
          <w:color w:val="C00000"/>
          <w:sz w:val="56"/>
          <w:szCs w:val="56"/>
        </w:rPr>
      </w:pPr>
      <w:r>
        <w:rPr>
          <w:rFonts w:ascii="Castellar" w:hAnsi="Castellar"/>
          <w:b/>
          <w:bCs/>
          <w:color w:val="C00000"/>
          <w:sz w:val="56"/>
          <w:szCs w:val="56"/>
        </w:rPr>
        <w:t>INDEX</w:t>
      </w:r>
    </w:p>
    <w:tbl>
      <w:tblPr>
        <w:tblStyle w:val="12"/>
        <w:tblpPr w:leftFromText="180" w:rightFromText="180" w:vertAnchor="page" w:horzAnchor="page" w:tblpX="571" w:tblpY="2836"/>
        <w:tblW w:w="11032" w:type="dxa"/>
        <w:tblCellSpacing w:w="15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67"/>
        <w:gridCol w:w="5109"/>
        <w:gridCol w:w="1902"/>
        <w:gridCol w:w="1698"/>
        <w:gridCol w:w="1556"/>
      </w:tblGrid>
      <w:tr w14:paraId="2C325CE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92" w:hRule="atLeast"/>
          <w:tblHeader/>
          <w:tblCellSpacing w:w="15" w:type="dxa"/>
        </w:trPr>
        <w:tc>
          <w:tcPr>
            <w:tcW w:w="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0658635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Sr. No.</w:t>
            </w:r>
          </w:p>
        </w:tc>
        <w:tc>
          <w:tcPr>
            <w:tcW w:w="507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1DA6E74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Practical Title</w:t>
            </w:r>
          </w:p>
        </w:tc>
        <w:tc>
          <w:tcPr>
            <w:tcW w:w="18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3CC31C2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Date</w:t>
            </w:r>
          </w:p>
        </w:tc>
        <w:tc>
          <w:tcPr>
            <w:tcW w:w="16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B9D9C3F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Signature</w:t>
            </w:r>
          </w:p>
        </w:tc>
        <w:tc>
          <w:tcPr>
            <w:tcW w:w="151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87FDC48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Page No.</w:t>
            </w:r>
          </w:p>
        </w:tc>
      </w:tr>
      <w:tr w14:paraId="31AE9AE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69" w:hRule="atLeast"/>
          <w:tblCellSpacing w:w="15" w:type="dxa"/>
        </w:trPr>
        <w:tc>
          <w:tcPr>
            <w:tcW w:w="72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23229383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07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0081C5A9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Install and Set Up MySQL. Create Database and Table for Employee Details. Perform INSERT &amp; DELETE.</w:t>
            </w:r>
          </w:p>
        </w:tc>
        <w:tc>
          <w:tcPr>
            <w:tcW w:w="187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0D88994C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6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4C6DB53A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1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27CE5564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14C72AF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02" w:hRule="atLeast"/>
          <w:tblCellSpacing w:w="15" w:type="dxa"/>
        </w:trPr>
        <w:tc>
          <w:tcPr>
            <w:tcW w:w="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27A0F0D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507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FA02BDA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Create Student Table. Perform INSERT, UPDATE, DELETE, and SELECT Operations.</w:t>
            </w:r>
          </w:p>
        </w:tc>
        <w:tc>
          <w:tcPr>
            <w:tcW w:w="18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EBF4AFF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BACFBC4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6437407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1DABB4D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83" w:hRule="atLeast"/>
          <w:tblCellSpacing w:w="15" w:type="dxa"/>
        </w:trPr>
        <w:tc>
          <w:tcPr>
            <w:tcW w:w="72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7C88B2B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5079" w:type="dxa"/>
            <w:tcBorders>
              <w:right w:val="single" w:color="auto" w:sz="4" w:space="0"/>
            </w:tcBorders>
            <w:vAlign w:val="center"/>
          </w:tcPr>
          <w:p w14:paraId="238FBC00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Create Employee Table with Data Types. Insert Data and Perform Queries.</w:t>
            </w:r>
          </w:p>
        </w:tc>
        <w:tc>
          <w:tcPr>
            <w:tcW w:w="187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C2C1B7F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327CCA0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1" w:type="dxa"/>
            <w:tcBorders>
              <w:right w:val="single" w:color="auto" w:sz="4" w:space="0"/>
            </w:tcBorders>
            <w:vAlign w:val="center"/>
          </w:tcPr>
          <w:p w14:paraId="48E1E8C5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72253D1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69" w:hRule="atLeast"/>
          <w:tblCellSpacing w:w="15" w:type="dxa"/>
        </w:trPr>
        <w:tc>
          <w:tcPr>
            <w:tcW w:w="72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5F449B4D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507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6606CFF5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Create Employee Table with Constraints (Primary Key, Foreign Key, Unique). Test with Valid/Invalid Data.</w:t>
            </w:r>
          </w:p>
        </w:tc>
        <w:tc>
          <w:tcPr>
            <w:tcW w:w="187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2E64D4EE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6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6D4969A7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1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3467188A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78B911B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90" w:hRule="atLeast"/>
          <w:tblCellSpacing w:w="15" w:type="dxa"/>
        </w:trPr>
        <w:tc>
          <w:tcPr>
            <w:tcW w:w="72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19A6CA0C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507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2EA1E489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Create Customer Table with NOT NULL, CHECK, DEFAULT Constraints. Test with Valid/Invalid Data.</w:t>
            </w:r>
          </w:p>
        </w:tc>
        <w:tc>
          <w:tcPr>
            <w:tcW w:w="187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13C91BC3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6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253ABFF7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1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59E31C14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3983FAA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69" w:hRule="atLeast"/>
          <w:tblCellSpacing w:w="15" w:type="dxa"/>
        </w:trPr>
        <w:tc>
          <w:tcPr>
            <w:tcW w:w="72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6EE898C0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507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6C38FBDA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Use DDL and DML Commands. Perform Insert, Update, Delete, and Data Retrieval Using SELECT Queries.</w:t>
            </w:r>
          </w:p>
        </w:tc>
        <w:tc>
          <w:tcPr>
            <w:tcW w:w="187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6122CF02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6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0F6C6076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1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4BBD5573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008FE5E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02" w:hRule="atLeast"/>
          <w:tblCellSpacing w:w="15" w:type="dxa"/>
        </w:trPr>
        <w:tc>
          <w:tcPr>
            <w:tcW w:w="72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17341617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5079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44402B06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Create Sales Table. Use Aggregate Functions: COUNT, SUM, AVG, MIN, MAX.</w:t>
            </w:r>
          </w:p>
        </w:tc>
        <w:tc>
          <w:tcPr>
            <w:tcW w:w="187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6CBF67A2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6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05F7A59F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1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08996A4E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246CCF8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83" w:hRule="atLeast"/>
          <w:tblCellSpacing w:w="15" w:type="dxa"/>
        </w:trPr>
        <w:tc>
          <w:tcPr>
            <w:tcW w:w="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B730E1B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8</w:t>
            </w:r>
          </w:p>
        </w:tc>
        <w:tc>
          <w:tcPr>
            <w:tcW w:w="507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7F0F713">
            <w:pP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Black" w:hAnsi="Arial Black"/>
                <w:b/>
                <w:bCs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Use INNER JOIN, LEFT JOIN, and RIGHT JOIN on Customers and Orders Tables.</w:t>
            </w:r>
          </w:p>
        </w:tc>
        <w:tc>
          <w:tcPr>
            <w:tcW w:w="18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243945D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59FB124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A5B8791">
            <w:pPr>
              <w:rPr>
                <w:rFonts w:ascii="Arial Black" w:hAnsi="Arial Black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3B23A99D">
      <w:pPr>
        <w:rPr>
          <w:rFonts w:ascii="Arial Black" w:hAnsi="Arial Black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Arial Black" w:hAnsi="Arial Black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 w14:paraId="245EC488">
      <w:pPr>
        <w:jc w:val="center"/>
        <w:rPr>
          <w:rFonts w:ascii="Arial Black" w:hAnsi="Arial Black"/>
          <w:b/>
          <w:bCs/>
          <w:sz w:val="40"/>
          <w:szCs w:val="40"/>
        </w:rPr>
      </w:pPr>
      <w:r>
        <w:rPr>
          <w:rFonts w:ascii="Arial Black" w:hAnsi="Arial Black"/>
          <w:b/>
          <w:bCs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-352425</wp:posOffset>
                </wp:positionH>
                <wp:positionV relativeFrom="paragraph">
                  <wp:posOffset>551815</wp:posOffset>
                </wp:positionV>
                <wp:extent cx="6648450" cy="28575"/>
                <wp:effectExtent l="0" t="0" r="19050" b="28575"/>
                <wp:wrapNone/>
                <wp:docPr id="286910178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o:spt="20" style="position:absolute;left:0pt;flip:y;margin-left:-27.75pt;margin-top:43.45pt;height:2.25pt;width:523.5pt;z-index:251670528;mso-width-relative:page;mso-height-relative:page;" filled="f" stroked="t" coordsize="21600,21600" o:gfxdata="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YTDVTWAAAA&#10;CQEAAA8AAAAAAAAAAQAgAAAAIgAAAGRycy9kb3ducmV2LnhtbFBLAQIUABQAAAAIAIdO4kBiuveN&#10;5gEAAMwDAAAOAAAAAAAAAAEAIAAAACUBAABkcnMvZTJvRG9jLnhtbFBLBQYAAAAABgAGAFkBAAB9&#10;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Arial Black" w:hAnsi="Arial Black"/>
          <w:b/>
          <w:bCs/>
          <w:sz w:val="40"/>
          <w:szCs w:val="40"/>
        </w:rPr>
        <w:t xml:space="preserve">Lab File – Practical 1 </w:t>
      </w:r>
    </w:p>
    <w:p w14:paraId="2C538613">
      <w:pPr>
        <w:rPr>
          <w:rFonts w:ascii="Arial Black" w:hAnsi="Arial Black"/>
          <w:b/>
          <w:bCs/>
          <w:sz w:val="28"/>
          <w:szCs w:val="28"/>
        </w:rPr>
      </w:pPr>
    </w:p>
    <w:p w14:paraId="5C35D486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32"/>
          <w:szCs w:val="32"/>
          <w:u w:val="single"/>
        </w:rPr>
        <w:t>AIM :-</w:t>
      </w:r>
      <w:r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28"/>
          <w:szCs w:val="28"/>
        </w:rPr>
        <w:t>Install and set up MySQL. Create a database and a table to store employee details.</w:t>
      </w:r>
    </w:p>
    <w:p w14:paraId="1826FFDC">
      <w:pPr>
        <w:rPr>
          <w:rFonts w:cstheme="minorHAnsi"/>
          <w:sz w:val="28"/>
          <w:szCs w:val="28"/>
        </w:rPr>
      </w:pPr>
    </w:p>
    <w:p w14:paraId="2B3252F8">
      <w:pPr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CODE FOR INSERTION  :-</w:t>
      </w:r>
    </w:p>
    <w:p w14:paraId="44A5C8D6">
      <w:pPr>
        <w:rPr>
          <w:rFonts w:cstheme="minorHAnsi"/>
          <w:sz w:val="28"/>
          <w:szCs w:val="28"/>
        </w:rPr>
      </w:pPr>
    </w:p>
    <w:p w14:paraId="2716A44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DATABASE PRACTICAL1;</w:t>
      </w:r>
    </w:p>
    <w:p w14:paraId="2AA98FF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 PRACTICAL1;</w:t>
      </w:r>
    </w:p>
    <w:p w14:paraId="4604AB7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EMPLOYEE(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id int auto_increment primary key,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name varchar(50) not null,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departement varchar(50) not null,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position varchar(50) not null,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salary decimal(10,2),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joindate date not null);</w:t>
      </w:r>
    </w:p>
    <w:p w14:paraId="3C3362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* from EMPLOYEE;</w:t>
      </w:r>
    </w:p>
    <w:p w14:paraId="1A5F59A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EMPLOYEE (name, departement, position, salary, joindate)</w:t>
      </w:r>
    </w:p>
    <w:p w14:paraId="56FE4A1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('YASH', 'COMPUTER', 'MANAGER', '10000.00', '2020-03-04'),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('ALEX', 'CYBER', 'MANAGER', '10000.00', '2020-03-04'),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('ROBIN', 'COMPUTER', 'EMPLOYEE', '1000.00', '2024-01-12'),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('ROCKEY', 'COMPUTER', 'EMPLOYEE', '1000.00', '2023-06-14'),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('KAILY', 'CYBER', 'EMPLOYEE', '1000.00', '2020-03-04');</w:t>
      </w:r>
    </w:p>
    <w:p w14:paraId="746CE43D">
      <w:pPr>
        <w:rPr>
          <w:rFonts w:cstheme="minorHAnsi"/>
          <w:sz w:val="24"/>
          <w:szCs w:val="24"/>
        </w:rPr>
      </w:pPr>
    </w:p>
    <w:p w14:paraId="107CE5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* from EMPLOYEE;</w:t>
      </w:r>
    </w:p>
    <w:p w14:paraId="60AE2E95">
      <w:pPr>
        <w:rPr>
          <w:rFonts w:cstheme="minorHAnsi"/>
          <w:sz w:val="24"/>
          <w:szCs w:val="24"/>
        </w:rPr>
      </w:pPr>
    </w:p>
    <w:p w14:paraId="02A67890">
      <w:pPr>
        <w:rPr>
          <w:rFonts w:cstheme="minorHAnsi"/>
          <w:sz w:val="24"/>
          <w:szCs w:val="24"/>
        </w:rPr>
      </w:pPr>
    </w:p>
    <w:p w14:paraId="129FE11A">
      <w:pPr>
        <w:rPr>
          <w:rFonts w:cstheme="minorHAnsi"/>
          <w:sz w:val="24"/>
          <w:szCs w:val="24"/>
        </w:rPr>
      </w:pPr>
    </w:p>
    <w:p w14:paraId="6D9759F9">
      <w:pPr>
        <w:rPr>
          <w:rFonts w:cstheme="minorHAnsi"/>
          <w:sz w:val="24"/>
          <w:szCs w:val="24"/>
        </w:rPr>
      </w:pPr>
    </w:p>
    <w:p w14:paraId="237B1A48">
      <w:pPr>
        <w:rPr>
          <w:rFonts w:cstheme="minorHAnsi"/>
          <w:sz w:val="24"/>
          <w:szCs w:val="24"/>
        </w:rPr>
      </w:pPr>
    </w:p>
    <w:p w14:paraId="1692E34E">
      <w:pPr>
        <w:rPr>
          <w:rFonts w:cstheme="minorHAnsi"/>
          <w:sz w:val="24"/>
          <w:szCs w:val="24"/>
        </w:rPr>
      </w:pPr>
    </w:p>
    <w:p w14:paraId="028A90D4">
      <w:pPr>
        <w:pStyle w:val="30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32"/>
          <w:szCs w:val="32"/>
          <w:u w:val="singl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311150</wp:posOffset>
            </wp:positionV>
            <wp:extent cx="6203315" cy="3328670"/>
            <wp:effectExtent l="0" t="0" r="6985" b="5080"/>
            <wp:wrapSquare wrapText="bothSides"/>
            <wp:docPr id="102970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03038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24"/>
          <w:szCs w:val="24"/>
        </w:rPr>
        <w:t>OUTPUT :-</w:t>
      </w:r>
    </w:p>
    <w:p w14:paraId="227C7A20">
      <w:pPr>
        <w:rPr>
          <w:rFonts w:cstheme="minorHAnsi"/>
          <w:b/>
          <w:bCs/>
          <w:sz w:val="32"/>
          <w:szCs w:val="32"/>
          <w:u w:val="single"/>
        </w:rPr>
      </w:pPr>
    </w:p>
    <w:p w14:paraId="328731A7">
      <w:pPr>
        <w:rPr>
          <w:rFonts w:cstheme="minorHAnsi"/>
          <w:b/>
          <w:bCs/>
          <w:sz w:val="32"/>
          <w:szCs w:val="32"/>
          <w:u w:val="single"/>
        </w:rPr>
      </w:pPr>
    </w:p>
    <w:p w14:paraId="4ECB2D1F">
      <w:pPr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CODE FOR DELETION :-</w:t>
      </w:r>
    </w:p>
    <w:p w14:paraId="638ED793">
      <w:pPr>
        <w:rPr>
          <w:rFonts w:cstheme="minorHAnsi"/>
          <w:sz w:val="24"/>
          <w:szCs w:val="24"/>
        </w:rPr>
      </w:pPr>
    </w:p>
    <w:p w14:paraId="71D9388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EMPLOYEE(</w:t>
      </w:r>
    </w:p>
    <w:p w14:paraId="3559C57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 int auto_increment primary key,</w:t>
      </w:r>
    </w:p>
    <w:p w14:paraId="4FFA4CC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name varchar(50) not null,</w:t>
      </w:r>
    </w:p>
    <w:p w14:paraId="505FB4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departement varchar(50) not null,</w:t>
      </w:r>
    </w:p>
    <w:p w14:paraId="029A70E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position varchar(50) not null,</w:t>
      </w:r>
    </w:p>
    <w:p w14:paraId="79EB031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salary decimal(10,2),</w:t>
      </w:r>
    </w:p>
    <w:p w14:paraId="47E1B49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joindate date not null);</w:t>
      </w:r>
    </w:p>
    <w:p w14:paraId="38DACB2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* from EMPLOYEE;</w:t>
      </w:r>
    </w:p>
    <w:p w14:paraId="3CB10C2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EMPLOYEE (name, departement, position, salary, joindate)</w:t>
      </w:r>
    </w:p>
    <w:p w14:paraId="6F2D3F9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</w:t>
      </w:r>
    </w:p>
    <w:p w14:paraId="35EC650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('YASH', 'COMPUTER', 'MANAGER', '10000.00', '2020-03-04'),</w:t>
      </w:r>
    </w:p>
    <w:p w14:paraId="48EBD49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('ALEX', 'CYBER', 'MANAGER', '10000.00', '2020-03-04'),</w:t>
      </w:r>
    </w:p>
    <w:p w14:paraId="1A46AC8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('ROBIN', 'COMPUTER', 'EMPLOYEE', '1000.00', '2024-01-12'),</w:t>
      </w:r>
    </w:p>
    <w:p w14:paraId="24554F1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('ROCKEY', 'COMPUTER', 'EMPLOYEE', '1000.00', '2023-06-14'),</w:t>
      </w:r>
    </w:p>
    <w:p w14:paraId="77C831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('KAILY', 'CYBER', 'EMPLOYEE', '1000.00', '2020-03-04');</w:t>
      </w:r>
    </w:p>
    <w:p w14:paraId="5618FC51">
      <w:pPr>
        <w:rPr>
          <w:rFonts w:cstheme="minorHAnsi"/>
          <w:sz w:val="24"/>
          <w:szCs w:val="24"/>
        </w:rPr>
      </w:pPr>
    </w:p>
    <w:p w14:paraId="17948E1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DELETE FROM EMPLOYEE</w:t>
      </w:r>
    </w:p>
    <w:p w14:paraId="7D7116E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WHERE id = 4;</w:t>
      </w:r>
    </w:p>
    <w:p w14:paraId="0901185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* from EMPLOYEE;</w:t>
      </w:r>
    </w:p>
    <w:p w14:paraId="59046BF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 :-</w:t>
      </w:r>
    </w:p>
    <w:p w14:paraId="22A01873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drawing>
          <wp:inline distT="0" distB="0" distL="0" distR="0">
            <wp:extent cx="5870575" cy="2973705"/>
            <wp:effectExtent l="0" t="0" r="0" b="0"/>
            <wp:docPr id="18096344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34459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998" cy="29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6F68">
      <w:pPr>
        <w:rPr>
          <w:rFonts w:cstheme="minorHAnsi"/>
          <w:b/>
          <w:bCs/>
          <w:sz w:val="32"/>
          <w:szCs w:val="32"/>
          <w:u w:val="single"/>
        </w:rPr>
      </w:pPr>
    </w:p>
    <w:p w14:paraId="33F97DD5">
      <w:pPr>
        <w:rPr>
          <w:rFonts w:cstheme="minorHAnsi"/>
          <w:b/>
          <w:bCs/>
          <w:sz w:val="32"/>
          <w:szCs w:val="32"/>
          <w:u w:val="single"/>
        </w:rPr>
      </w:pPr>
    </w:p>
    <w:p w14:paraId="5FA3CFF7">
      <w:pPr>
        <w:rPr>
          <w:rFonts w:cstheme="minorHAnsi"/>
          <w:b/>
          <w:bCs/>
          <w:sz w:val="32"/>
          <w:szCs w:val="32"/>
          <w:u w:val="single"/>
        </w:rPr>
      </w:pPr>
    </w:p>
    <w:p w14:paraId="6063CA53">
      <w:pPr>
        <w:rPr>
          <w:rFonts w:cstheme="minorHAnsi"/>
          <w:b/>
          <w:bCs/>
          <w:sz w:val="32"/>
          <w:szCs w:val="32"/>
          <w:u w:val="single"/>
        </w:rPr>
      </w:pPr>
    </w:p>
    <w:p w14:paraId="459436DC">
      <w:pPr>
        <w:rPr>
          <w:rFonts w:cstheme="minorHAnsi"/>
          <w:b/>
          <w:bCs/>
          <w:sz w:val="32"/>
          <w:szCs w:val="32"/>
          <w:u w:val="single"/>
        </w:rPr>
      </w:pPr>
    </w:p>
    <w:p w14:paraId="1CD27761">
      <w:pPr>
        <w:rPr>
          <w:rFonts w:cstheme="minorHAnsi"/>
          <w:b/>
          <w:bCs/>
          <w:sz w:val="32"/>
          <w:szCs w:val="32"/>
          <w:u w:val="single"/>
        </w:rPr>
      </w:pPr>
    </w:p>
    <w:p w14:paraId="4DC719DB">
      <w:pPr>
        <w:rPr>
          <w:rFonts w:ascii="Arial Black" w:hAnsi="Arial Black"/>
          <w:b/>
          <w:bCs/>
          <w:sz w:val="28"/>
          <w:szCs w:val="28"/>
        </w:rPr>
      </w:pPr>
    </w:p>
    <w:p w14:paraId="01D15145">
      <w:pPr>
        <w:jc w:val="center"/>
        <w:rPr>
          <w:rFonts w:ascii="Arial Black" w:hAnsi="Arial Black"/>
          <w:b/>
          <w:bCs/>
          <w:sz w:val="40"/>
          <w:szCs w:val="40"/>
        </w:rPr>
      </w:pPr>
      <w:r>
        <w:rPr>
          <w:rFonts w:ascii="Arial Black" w:hAnsi="Arial Black"/>
          <w:b/>
          <w:bCs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411480</wp:posOffset>
                </wp:positionV>
                <wp:extent cx="6648450" cy="28575"/>
                <wp:effectExtent l="0" t="0" r="19050" b="28575"/>
                <wp:wrapNone/>
                <wp:docPr id="285236358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o:spt="20" style="position:absolute;left:0pt;flip:y;margin-left:-29.25pt;margin-top:32.4pt;height:2.25pt;width:523.5pt;z-index:251671552;mso-width-relative:page;mso-height-relative:page;" filled="f" stroked="t" coordsize="21600,21600" o:gfxdata="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6tkLn9YAAAAJ&#10;AQAADwAAAAAAAAABACAAAAAiAAAAZHJzL2Rvd25yZXYueG1sUEsBAhQAFAAAAAgAh07iQPdKyKXl&#10;AQAAzAMAAA4AAAAAAAAAAQAgAAAAJQEAAGRycy9lMm9Eb2MueG1sUEsFBgAAAAAGAAYAWQEAAHwF&#10;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Arial Black" w:hAnsi="Arial Black"/>
          <w:b/>
          <w:bCs/>
          <w:sz w:val="40"/>
          <w:szCs w:val="40"/>
        </w:rPr>
        <w:t>Lab File – Practical 2</w:t>
      </w:r>
    </w:p>
    <w:p w14:paraId="241D289C">
      <w:pPr>
        <w:rPr>
          <w:rFonts w:cstheme="minorHAnsi"/>
          <w:sz w:val="24"/>
          <w:szCs w:val="24"/>
        </w:rPr>
      </w:pPr>
      <w:r>
        <w:rPr>
          <w:rFonts w:ascii="Arial Black" w:hAnsi="Arial Black"/>
          <w:b/>
          <w:bCs/>
          <w:sz w:val="28"/>
          <w:szCs w:val="28"/>
          <w:u w:val="single"/>
        </w:rPr>
        <w:t>Aim:</w:t>
      </w:r>
      <w:r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Create a table for storing student information. Insert sample data and perform basic Operations: INSERT, UPDATE, DELETE, and SELECT.</w:t>
      </w:r>
    </w:p>
    <w:p w14:paraId="237402B2">
      <w:pPr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CODE FOR TABLE CREATION :- </w:t>
      </w:r>
    </w:p>
    <w:p w14:paraId="3498295A">
      <w:pPr>
        <w:rPr>
          <w:rFonts w:cstheme="minorHAnsi"/>
          <w:b/>
          <w:bCs/>
          <w:sz w:val="24"/>
          <w:szCs w:val="24"/>
        </w:rPr>
      </w:pPr>
    </w:p>
    <w:p w14:paraId="4C772E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DATABASE PRACTICAL2;</w:t>
      </w:r>
    </w:p>
    <w:p w14:paraId="133F9EF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 PRACTICAL2;</w:t>
      </w:r>
    </w:p>
    <w:p w14:paraId="0AC1777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STUDENTS_INFO(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STUDENT_ID int auto_increment primary key,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STUDENT_NAME varchar(50) not null,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STUDENT_MAIL_ID varchar(50) not null,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DEPARTMANT varchar(50) not null,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JOIN_DATE date not null);</w:t>
      </w:r>
    </w:p>
    <w:p w14:paraId="3B10E9FF">
      <w:pPr>
        <w:rPr>
          <w:rFonts w:cstheme="minorHAnsi"/>
          <w:sz w:val="16"/>
          <w:szCs w:val="16"/>
        </w:rPr>
      </w:pPr>
    </w:p>
    <w:p w14:paraId="12EDA65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* FROM STUDENTS_INFO</w:t>
      </w:r>
    </w:p>
    <w:p w14:paraId="37F61411">
      <w:pPr>
        <w:rPr>
          <w:rFonts w:cstheme="minorHAnsi"/>
          <w:sz w:val="24"/>
          <w:szCs w:val="24"/>
        </w:rPr>
      </w:pPr>
    </w:p>
    <w:p w14:paraId="0F47055A">
      <w:pPr>
        <w:pStyle w:val="30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 :-</w:t>
      </w:r>
    </w:p>
    <w:p w14:paraId="5BBC2F58">
      <w:pPr>
        <w:rPr>
          <w:rFonts w:cstheme="minorHAnsi"/>
          <w:b/>
          <w:bCs/>
          <w:sz w:val="24"/>
          <w:szCs w:val="24"/>
        </w:rPr>
      </w:pPr>
    </w:p>
    <w:p w14:paraId="4693360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drawing>
          <wp:inline distT="0" distB="0" distL="0" distR="0">
            <wp:extent cx="6050280" cy="3794760"/>
            <wp:effectExtent l="0" t="0" r="7620" b="0"/>
            <wp:docPr id="1424584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8446" name="Picture 1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4CA1">
      <w:pPr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CODE FOR SOME SAMPLE DATA :-</w:t>
      </w:r>
    </w:p>
    <w:p w14:paraId="7E672EAA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STUDENTS_INFO(</w:t>
      </w:r>
    </w:p>
    <w:p w14:paraId="57762851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STUDENT_ID int auto_increment primary key,</w:t>
      </w:r>
    </w:p>
    <w:p w14:paraId="6AF58F4E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STUDENT_NAME varchar(50) not null,</w:t>
      </w:r>
    </w:p>
    <w:p w14:paraId="6987820B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STUDENT_MAIL_ID varchar(50) not null,</w:t>
      </w:r>
    </w:p>
    <w:p w14:paraId="0E94D09E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DEPARTMANT varchar(50) not null,</w:t>
      </w:r>
    </w:p>
    <w:p w14:paraId="7E13F118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JOIN_DATE date not null);</w:t>
      </w:r>
    </w:p>
    <w:p w14:paraId="5E1532A8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-- SELECT * FROM STUDENTS_INFO</w:t>
      </w:r>
    </w:p>
    <w:p w14:paraId="6E454A7E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STUDENTS_INFO (STUDENT_NAME, STUDENT_MAIL_ID, DEPARTMANT, JOIN_DATE)</w:t>
      </w:r>
    </w:p>
    <w:p w14:paraId="7347C074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</w:t>
      </w:r>
    </w:p>
    <w:p w14:paraId="22AF0593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('YASH', 'yash.dokhale24@sanjivani.edu.in', 'CSE', '2024-09-13'),</w:t>
      </w:r>
    </w:p>
    <w:p w14:paraId="2F758D61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('ALEX ROY', 'alexroy@yahoo.com', 'CY', '2020-03-04'),</w:t>
      </w:r>
    </w:p>
    <w:p w14:paraId="4BBD85D3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('ROBIN HOOD', 'robhood@google.com', 'AIML', '2024-01-12'),</w:t>
      </w:r>
    </w:p>
    <w:p w14:paraId="40C3C359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('WEDNESDAY ADAM', 'wedadam@hotmail.com', 'AIDS', '2023-06-14'),</w:t>
      </w:r>
    </w:p>
    <w:p w14:paraId="312A030D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('KAILY SWIFT', 'kailyswift@example.com', 'CY', '2020-03-04');</w:t>
      </w:r>
    </w:p>
    <w:p w14:paraId="645DDA61">
      <w:pPr>
        <w:pStyle w:val="30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OUTPUT:-</w:t>
      </w:r>
    </w:p>
    <w:p w14:paraId="1D2284F2">
      <w:pPr>
        <w:pStyle w:val="30"/>
        <w:numPr>
          <w:ilvl w:val="0"/>
          <w:numId w:val="1"/>
        </w:numPr>
        <w:spacing w:line="256" w:lineRule="auto"/>
        <w:rPr>
          <w:b/>
          <w:bCs/>
          <w:sz w:val="24"/>
          <w:szCs w:val="24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-290195</wp:posOffset>
            </wp:positionH>
            <wp:positionV relativeFrom="paragraph">
              <wp:posOffset>385445</wp:posOffset>
            </wp:positionV>
            <wp:extent cx="6086475" cy="3075305"/>
            <wp:effectExtent l="0" t="0" r="9525" b="0"/>
            <wp:wrapTight wrapText="bothSides">
              <wp:wrapPolygon>
                <wp:start x="0" y="0"/>
                <wp:lineTo x="0" y="21408"/>
                <wp:lineTo x="21566" y="21408"/>
                <wp:lineTo x="21566" y="0"/>
                <wp:lineTo x="0" y="0"/>
              </wp:wrapPolygon>
            </wp:wrapTight>
            <wp:docPr id="12907632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63234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CODE FOR UPDATE THE TABLE :-</w:t>
      </w:r>
    </w:p>
    <w:p w14:paraId="5052F67B"/>
    <w:p w14:paraId="651E8069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UPDATE STUDENTS_INFO</w:t>
      </w:r>
    </w:p>
    <w:p w14:paraId="5E31171B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 DEPARTMANT = 'BBA'</w:t>
      </w:r>
    </w:p>
    <w:p w14:paraId="1C505448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WHERE STUDENT_ID = 5;</w:t>
      </w:r>
    </w:p>
    <w:p w14:paraId="4B3C5290">
      <w:pPr>
        <w:pStyle w:val="30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* FROM STUDENTS_INFO</w:t>
      </w:r>
    </w:p>
    <w:p w14:paraId="671EFA3A">
      <w:pPr>
        <w:pStyle w:val="30"/>
        <w:rPr>
          <w:rFonts w:cstheme="minorHAnsi"/>
          <w:sz w:val="24"/>
          <w:szCs w:val="24"/>
        </w:rPr>
      </w:pPr>
    </w:p>
    <w:p w14:paraId="050932C8">
      <w:pPr>
        <w:pStyle w:val="30"/>
        <w:spacing w:line="256" w:lineRule="auto"/>
        <w:rPr>
          <w:b/>
          <w:bCs/>
          <w:sz w:val="24"/>
          <w:szCs w:val="24"/>
        </w:rPr>
      </w:pPr>
    </w:p>
    <w:p w14:paraId="643839F3">
      <w:pPr>
        <w:pStyle w:val="30"/>
        <w:spacing w:line="25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OUTPUT :- </w:t>
      </w:r>
    </w:p>
    <w:p w14:paraId="6F419287">
      <w:pPr>
        <w:pStyle w:val="30"/>
        <w:spacing w:line="256" w:lineRule="auto"/>
        <w:rPr>
          <w:b/>
          <w:bCs/>
          <w:sz w:val="24"/>
          <w:szCs w:val="24"/>
        </w:rPr>
      </w:pPr>
    </w:p>
    <w:p w14:paraId="773C8232">
      <w:pPr>
        <w:pStyle w:val="30"/>
        <w:spacing w:line="256" w:lineRule="auto"/>
        <w:rPr>
          <w:b/>
          <w:bCs/>
          <w:sz w:val="24"/>
          <w:szCs w:val="24"/>
        </w:rPr>
      </w:pPr>
    </w:p>
    <w:p w14:paraId="41950450">
      <w:pPr>
        <w:pStyle w:val="30"/>
        <w:spacing w:line="256" w:lineRule="auto"/>
        <w:rPr>
          <w:b/>
          <w:bCs/>
          <w:sz w:val="24"/>
          <w:szCs w:val="24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285750</wp:posOffset>
            </wp:positionV>
            <wp:extent cx="5900420" cy="2981325"/>
            <wp:effectExtent l="0" t="0" r="5080" b="9525"/>
            <wp:wrapTight wrapText="bothSides">
              <wp:wrapPolygon>
                <wp:start x="0" y="0"/>
                <wp:lineTo x="0" y="21531"/>
                <wp:lineTo x="21549" y="21531"/>
                <wp:lineTo x="21549" y="0"/>
                <wp:lineTo x="0" y="0"/>
              </wp:wrapPolygon>
            </wp:wrapTight>
            <wp:docPr id="2021500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0033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810292">
      <w:pPr>
        <w:pStyle w:val="30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CODE FOR DELETE THE RECORD FROM THE TABLE :-</w:t>
      </w:r>
    </w:p>
    <w:p w14:paraId="5D4C8762">
      <w:pPr>
        <w:pStyle w:val="30"/>
        <w:rPr>
          <w:rFonts w:cstheme="minorHAnsi"/>
          <w:b/>
          <w:bCs/>
          <w:sz w:val="24"/>
          <w:szCs w:val="24"/>
        </w:rPr>
      </w:pPr>
    </w:p>
    <w:p w14:paraId="5BF2AD77">
      <w:pPr>
        <w:pStyle w:val="3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DELETE FROM STUDENTS_INFO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WHERE STUDENT_ID = 3;</w:t>
      </w:r>
      <w:r>
        <w:rPr>
          <w:rFonts w:cstheme="minorHAnsi"/>
          <w:sz w:val="24"/>
          <w:szCs w:val="24"/>
        </w:rPr>
        <w:br w:type="textWrapping"/>
      </w:r>
      <w:r>
        <w:rPr>
          <w:rFonts w:cstheme="minorHAnsi"/>
          <w:sz w:val="24"/>
          <w:szCs w:val="24"/>
        </w:rPr>
        <w:t>SELECT * FROM STUDENTS_INFO</w:t>
      </w:r>
    </w:p>
    <w:p w14:paraId="07F59988">
      <w:pPr>
        <w:pStyle w:val="30"/>
        <w:rPr>
          <w:rFonts w:cstheme="minorHAnsi"/>
          <w:sz w:val="24"/>
          <w:szCs w:val="24"/>
        </w:rPr>
      </w:pPr>
    </w:p>
    <w:p w14:paraId="740FAE13">
      <w:pPr>
        <w:pStyle w:val="3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5A7EA4E1">
      <w:pPr>
        <w:rPr>
          <w:rFonts w:ascii="Arial Black" w:hAnsi="Arial Black"/>
          <w:b/>
          <w:bCs/>
          <w:sz w:val="24"/>
          <w:szCs w:val="24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-117475</wp:posOffset>
            </wp:positionH>
            <wp:positionV relativeFrom="paragraph">
              <wp:posOffset>971550</wp:posOffset>
            </wp:positionV>
            <wp:extent cx="6114415" cy="3089275"/>
            <wp:effectExtent l="0" t="0" r="635" b="0"/>
            <wp:wrapTight wrapText="bothSides">
              <wp:wrapPolygon>
                <wp:start x="0" y="0"/>
                <wp:lineTo x="0" y="21445"/>
                <wp:lineTo x="21535" y="21445"/>
                <wp:lineTo x="21535" y="0"/>
                <wp:lineTo x="0" y="0"/>
              </wp:wrapPolygon>
            </wp:wrapTight>
            <wp:docPr id="13875753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75304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/>
          <w:b/>
          <w:bCs/>
          <w:sz w:val="24"/>
          <w:szCs w:val="24"/>
        </w:rPr>
        <w:t>OUTPUT :-</w:t>
      </w:r>
      <w:r>
        <w:rPr>
          <w:sz w:val="32"/>
          <w:szCs w:val="32"/>
        </w:rPr>
        <w:br w:type="page"/>
      </w:r>
    </w:p>
    <w:p w14:paraId="269A2988">
      <w:pPr>
        <w:jc w:val="center"/>
        <w:rPr>
          <w:rFonts w:ascii="Arial Black" w:hAnsi="Arial Black"/>
          <w:b/>
          <w:bCs/>
          <w:sz w:val="40"/>
          <w:szCs w:val="40"/>
        </w:rPr>
      </w:pPr>
      <w:r>
        <w:rPr>
          <w:rFonts w:ascii="Arial Black" w:hAnsi="Arial Black"/>
          <w:b/>
          <w:bCs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-358140</wp:posOffset>
                </wp:positionH>
                <wp:positionV relativeFrom="paragraph">
                  <wp:posOffset>401955</wp:posOffset>
                </wp:positionV>
                <wp:extent cx="6648450" cy="28575"/>
                <wp:effectExtent l="0" t="0" r="19050" b="28575"/>
                <wp:wrapNone/>
                <wp:docPr id="411813546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o:spt="20" style="position:absolute;left:0pt;flip:y;margin-left:-28.2pt;margin-top:31.65pt;height:2.25pt;width:523.5pt;z-index:251672576;mso-width-relative:page;mso-height-relative:page;" filled="f" stroked="t" coordsize="21600,21600" o:gfxdata="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TiISmNgA&#10;AAAJAQAADwAAAAAAAAABACAAAAAiAAAAZHJzL2Rvd25yZXYueG1sUEsBAhQAFAAAAAgAh07iQKEq&#10;fJTmAQAAzAMAAA4AAAAAAAAAAQAgAAAAJwEAAGRycy9lMm9Eb2MueG1sUEsFBgAAAAAGAAYAWQEA&#10;AH8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Arial Black" w:hAnsi="Arial Black"/>
          <w:b/>
          <w:bCs/>
          <w:sz w:val="40"/>
          <w:szCs w:val="40"/>
        </w:rPr>
        <w:t xml:space="preserve">Lab File – Practical 3 </w:t>
      </w:r>
    </w:p>
    <w:p w14:paraId="4CDB4453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AIM :-  </w:t>
      </w:r>
      <w:r>
        <w:rPr>
          <w:rFonts w:cstheme="minorHAnsi"/>
          <w:sz w:val="24"/>
          <w:szCs w:val="24"/>
        </w:rPr>
        <w:t>Create a table with columns for EmployeeID, Name, Salary, JoiningDate, and ActiveStatus using different data types. Insert sample data and perform queries to manipulate and retrieve data.</w:t>
      </w:r>
    </w:p>
    <w:p w14:paraId="0B11B105">
      <w:pPr>
        <w:rPr>
          <w:rFonts w:cstheme="minorHAnsi"/>
          <w:sz w:val="24"/>
          <w:szCs w:val="24"/>
        </w:rPr>
      </w:pPr>
    </w:p>
    <w:p w14:paraId="11EC8ACB">
      <w:pPr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CODE FOR CREATION OF TABLE :-</w:t>
      </w:r>
    </w:p>
    <w:p w14:paraId="2BB20EBC">
      <w:pPr>
        <w:rPr>
          <w:rFonts w:cstheme="minorHAnsi"/>
        </w:rPr>
      </w:pPr>
      <w:r>
        <w:rPr>
          <w:rFonts w:cstheme="minorHAnsi"/>
        </w:rPr>
        <w:t>CREATE DATABASE PRACTICAll3;</w:t>
      </w:r>
    </w:p>
    <w:p w14:paraId="68EC0AE6">
      <w:pPr>
        <w:rPr>
          <w:rFonts w:cstheme="minorHAnsi"/>
        </w:rPr>
      </w:pPr>
      <w:r>
        <w:rPr>
          <w:rFonts w:cstheme="minorHAnsi"/>
        </w:rPr>
        <w:t>USE PRACTICAll3;</w:t>
      </w:r>
    </w:p>
    <w:p w14:paraId="426B1A22">
      <w:pPr>
        <w:rPr>
          <w:rFonts w:cstheme="minorHAnsi"/>
        </w:rPr>
      </w:pPr>
      <w:r>
        <w:rPr>
          <w:rFonts w:cstheme="minorHAnsi"/>
        </w:rPr>
        <w:t>CREATE TABLE Employees (</w:t>
      </w:r>
    </w:p>
    <w:p w14:paraId="21D65881">
      <w:pPr>
        <w:rPr>
          <w:rFonts w:cstheme="minorHAnsi"/>
        </w:rPr>
      </w:pPr>
      <w:r>
        <w:rPr>
          <w:rFonts w:cstheme="minorHAnsi"/>
        </w:rPr>
        <w:t>EmployeeID INT PRIMARY KEY,</w:t>
      </w:r>
    </w:p>
    <w:p w14:paraId="370E11A6">
      <w:pPr>
        <w:rPr>
          <w:rFonts w:cstheme="minorHAnsi"/>
        </w:rPr>
      </w:pPr>
      <w:r>
        <w:rPr>
          <w:rFonts w:cstheme="minorHAnsi"/>
        </w:rPr>
        <w:t>Name VARCHAR(100),</w:t>
      </w:r>
    </w:p>
    <w:p w14:paraId="31C7DD67">
      <w:pPr>
        <w:rPr>
          <w:rFonts w:cstheme="minorHAnsi"/>
        </w:rPr>
      </w:pPr>
      <w:r>
        <w:rPr>
          <w:rFonts w:cstheme="minorHAnsi"/>
        </w:rPr>
        <w:t>Salary DECIMAL(10, 2),</w:t>
      </w:r>
    </w:p>
    <w:p w14:paraId="5B8598ED">
      <w:pPr>
        <w:rPr>
          <w:rFonts w:cstheme="minorHAnsi"/>
        </w:rPr>
      </w:pPr>
      <w:r>
        <w:rPr>
          <w:rFonts w:cstheme="minorHAnsi"/>
        </w:rPr>
        <w:t>JoiningDate DATE,</w:t>
      </w:r>
    </w:p>
    <w:p w14:paraId="0E67ECF7">
      <w:pPr>
        <w:rPr>
          <w:rFonts w:cstheme="minorHAnsi"/>
        </w:rPr>
      </w:pPr>
      <w:r>
        <w:rPr>
          <w:rFonts w:cstheme="minorHAnsi"/>
        </w:rPr>
        <w:t>ActiveStatus BOOLEAN);</w:t>
      </w:r>
    </w:p>
    <w:p w14:paraId="4CA0CE00">
      <w:pPr>
        <w:rPr>
          <w:rFonts w:cstheme="minorHAnsi"/>
        </w:rPr>
      </w:pPr>
      <w:r>
        <w:rPr>
          <w:rFonts w:cstheme="minorHAnsi"/>
        </w:rPr>
        <w:t>select*FROM Employees</w:t>
      </w:r>
    </w:p>
    <w:p w14:paraId="63F98D0C">
      <w:pPr>
        <w:rPr>
          <w:rFonts w:cstheme="minorHAnsi"/>
        </w:rPr>
      </w:pPr>
    </w:p>
    <w:p w14:paraId="0D9A3C1B">
      <w:pPr>
        <w:pStyle w:val="30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349885</wp:posOffset>
            </wp:positionV>
            <wp:extent cx="6156960" cy="3779520"/>
            <wp:effectExtent l="0" t="0" r="0" b="0"/>
            <wp:wrapTight wrapText="bothSides">
              <wp:wrapPolygon>
                <wp:start x="0" y="0"/>
                <wp:lineTo x="0" y="21448"/>
                <wp:lineTo x="21520" y="21448"/>
                <wp:lineTo x="21520" y="0"/>
                <wp:lineTo x="0" y="0"/>
              </wp:wrapPolygon>
            </wp:wrapTight>
            <wp:docPr id="5202674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67495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</w:rPr>
        <w:t>OUTPUT :-</w:t>
      </w:r>
    </w:p>
    <w:p w14:paraId="3F56BCAF">
      <w:pPr>
        <w:pStyle w:val="30"/>
        <w:numPr>
          <w:ilvl w:val="0"/>
          <w:numId w:val="3"/>
        </w:numPr>
        <w:spacing w:line="25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 FOR INSERTION OF SAMPLE DATA :-</w:t>
      </w:r>
    </w:p>
    <w:p w14:paraId="7D9159A4"/>
    <w:p w14:paraId="4C28E123">
      <w:r>
        <w:t>INSERT INTO Employees (EmployeeID, Name, Salary, JoiningDate, ActiveStatus)</w:t>
      </w:r>
    </w:p>
    <w:p w14:paraId="5751DF98">
      <w:r>
        <w:t>VALUES</w:t>
      </w:r>
    </w:p>
    <w:p w14:paraId="7AFBA8ED">
      <w:r>
        <w:t>(101, 'YASH DOKHALE', '85000.00', '2023-02-18', TRUE),</w:t>
      </w:r>
      <w:r>
        <w:br w:type="textWrapping"/>
      </w:r>
      <w:r>
        <w:t>(102, 'Avery Knight', 55000.00, '2020-06-15', FALSE),</w:t>
      </w:r>
      <w:r>
        <w:br w:type="textWrapping"/>
      </w:r>
      <w:r>
        <w:t>(103, 'Lena Brooks', 62000.50, '2019-03-10', TRUE),</w:t>
      </w:r>
      <w:r>
        <w:br w:type="textWrapping"/>
      </w:r>
      <w:r>
        <w:t>(104, 'Kai Thornton', 48000.75, '2021-01-25', FALSE),</w:t>
      </w:r>
      <w:r>
        <w:br w:type="textWrapping"/>
      </w:r>
      <w:r>
        <w:t>(105, 'Zane Holloway', 75000.00, '2018-11-01', TRUE),</w:t>
      </w:r>
      <w:r>
        <w:br w:type="textWrapping"/>
      </w:r>
      <w:r>
        <w:t>(106, 'Nova Chandler', 51000.00, '2022-08-20', FALSE);</w:t>
      </w:r>
    </w:p>
    <w:p w14:paraId="238C7CB8"/>
    <w:p w14:paraId="5F99529E">
      <w:r>
        <w:t>SELECT * FROM Employees</w:t>
      </w:r>
    </w:p>
    <w:p w14:paraId="180364F2"/>
    <w:p w14:paraId="554460D1">
      <w:pPr>
        <w:pStyle w:val="30"/>
        <w:numPr>
          <w:ilvl w:val="0"/>
          <w:numId w:val="3"/>
        </w:numPr>
        <w:spacing w:line="25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OUTPUT :- </w:t>
      </w:r>
    </w:p>
    <w:p w14:paraId="309F562F">
      <w:pPr>
        <w:pStyle w:val="30"/>
        <w:spacing w:line="256" w:lineRule="auto"/>
        <w:rPr>
          <w:b/>
          <w:bCs/>
          <w:sz w:val="24"/>
          <w:szCs w:val="24"/>
        </w:rPr>
      </w:pPr>
    </w:p>
    <w:p w14:paraId="1C9352EB">
      <w:pPr>
        <w:pStyle w:val="30"/>
        <w:spacing w:line="25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126365</wp:posOffset>
            </wp:positionV>
            <wp:extent cx="5226050" cy="3594100"/>
            <wp:effectExtent l="0" t="0" r="0" b="6350"/>
            <wp:wrapTight wrapText="bothSides">
              <wp:wrapPolygon>
                <wp:start x="0" y="0"/>
                <wp:lineTo x="0" y="21524"/>
                <wp:lineTo x="21495" y="21524"/>
                <wp:lineTo x="21495" y="0"/>
                <wp:lineTo x="0" y="0"/>
              </wp:wrapPolygon>
            </wp:wrapTight>
            <wp:docPr id="12227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669" name="Picture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1F234">
      <w:pPr>
        <w:pStyle w:val="30"/>
        <w:rPr>
          <w:rFonts w:cstheme="minorHAnsi"/>
          <w:b/>
          <w:bCs/>
          <w:sz w:val="24"/>
          <w:szCs w:val="24"/>
        </w:rPr>
      </w:pPr>
    </w:p>
    <w:p w14:paraId="28ADDF38">
      <w:pPr>
        <w:rPr>
          <w:rFonts w:cstheme="minorHAnsi"/>
          <w:sz w:val="24"/>
          <w:szCs w:val="24"/>
        </w:rPr>
      </w:pPr>
    </w:p>
    <w:p w14:paraId="18F88103">
      <w:pPr>
        <w:rPr>
          <w:rFonts w:ascii="Arial Black" w:hAnsi="Arial Black"/>
          <w:b/>
          <w:bCs/>
          <w:sz w:val="40"/>
          <w:szCs w:val="40"/>
        </w:rPr>
      </w:pPr>
    </w:p>
    <w:p w14:paraId="4C36C11B">
      <w:pPr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CODE FOR PERFORMING QUERIES TO MANIPULATE AND RETRIEVE DATA :-</w:t>
      </w:r>
    </w:p>
    <w:p w14:paraId="3D85CD3F">
      <w:pPr>
        <w:ind w:left="720"/>
        <w:rPr>
          <w:rFonts w:cstheme="minorHAnsi"/>
          <w:b/>
          <w:bCs/>
          <w:sz w:val="16"/>
          <w:szCs w:val="16"/>
        </w:rPr>
      </w:pPr>
    </w:p>
    <w:p w14:paraId="3722D08F">
      <w:pPr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* FROM Employees</w:t>
      </w:r>
    </w:p>
    <w:p w14:paraId="4DA7E02E">
      <w:pPr>
        <w:pStyle w:val="30"/>
        <w:numPr>
          <w:ilvl w:val="0"/>
          <w:numId w:val="4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sz w:val="40"/>
          <w:szCs w:val="40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508000</wp:posOffset>
            </wp:positionV>
            <wp:extent cx="5579110" cy="3137535"/>
            <wp:effectExtent l="0" t="0" r="2540" b="5715"/>
            <wp:wrapTight wrapText="bothSides">
              <wp:wrapPolygon>
                <wp:start x="0" y="0"/>
                <wp:lineTo x="0" y="21508"/>
                <wp:lineTo x="21536" y="21508"/>
                <wp:lineTo x="21536" y="0"/>
                <wp:lineTo x="0" y="0"/>
              </wp:wrapPolygon>
            </wp:wrapTight>
            <wp:docPr id="1448212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1252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24"/>
          <w:szCs w:val="24"/>
        </w:rPr>
        <w:t>OUTPUT :-</w:t>
      </w:r>
    </w:p>
    <w:p w14:paraId="24ABA542">
      <w:pPr>
        <w:ind w:firstLine="720"/>
        <w:rPr>
          <w:rFonts w:ascii="Arial Black" w:hAnsi="Arial Black"/>
          <w:b/>
          <w:bCs/>
          <w:sz w:val="16"/>
          <w:szCs w:val="16"/>
        </w:rPr>
      </w:pPr>
    </w:p>
    <w:p w14:paraId="160A8D77">
      <w:pPr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* FROM Employees WHERE Salary &gt; 60000 ;</w:t>
      </w:r>
    </w:p>
    <w:p w14:paraId="76891A1E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216535</wp:posOffset>
            </wp:positionV>
            <wp:extent cx="5191760" cy="2987675"/>
            <wp:effectExtent l="0" t="0" r="8890" b="3175"/>
            <wp:wrapTight wrapText="bothSides">
              <wp:wrapPolygon>
                <wp:start x="0" y="0"/>
                <wp:lineTo x="0" y="21485"/>
                <wp:lineTo x="21558" y="21485"/>
                <wp:lineTo x="21558" y="0"/>
                <wp:lineTo x="0" y="0"/>
              </wp:wrapPolygon>
            </wp:wrapTight>
            <wp:docPr id="922889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89449" name="Picture 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24"/>
          <w:szCs w:val="24"/>
        </w:rPr>
        <w:t>OUTPUT :-</w:t>
      </w:r>
    </w:p>
    <w:p w14:paraId="4122B07D">
      <w:pPr>
        <w:ind w:left="720"/>
        <w:rPr>
          <w:rFonts w:cstheme="minorHAnsi"/>
          <w:sz w:val="24"/>
          <w:szCs w:val="24"/>
        </w:rPr>
      </w:pPr>
    </w:p>
    <w:p w14:paraId="7B9D5422">
      <w:pPr>
        <w:pStyle w:val="30"/>
        <w:rPr>
          <w:rFonts w:cstheme="minorHAnsi"/>
          <w:sz w:val="24"/>
          <w:szCs w:val="24"/>
        </w:rPr>
      </w:pPr>
    </w:p>
    <w:p w14:paraId="025F7EDF">
      <w:pPr>
        <w:pStyle w:val="30"/>
        <w:rPr>
          <w:rFonts w:cstheme="minorHAnsi"/>
          <w:sz w:val="24"/>
          <w:szCs w:val="24"/>
        </w:rPr>
      </w:pPr>
    </w:p>
    <w:p w14:paraId="5A2EBAD7">
      <w:pPr>
        <w:ind w:left="720"/>
        <w:rPr>
          <w:rFonts w:cstheme="minorHAnsi"/>
          <w:b/>
          <w:bCs/>
          <w:sz w:val="24"/>
          <w:szCs w:val="24"/>
        </w:rPr>
      </w:pPr>
    </w:p>
    <w:p w14:paraId="7935EFF8">
      <w:pPr>
        <w:ind w:left="360"/>
        <w:rPr>
          <w:rFonts w:cstheme="minorHAnsi"/>
        </w:rPr>
      </w:pPr>
      <w:ins w:id="0" w:author="Microsoft Word" w:date="2025-04-10T01:34:00Z">
        <w:r>
          <w:rPr>
            <w:rFonts w:cstheme="minorHAnsi"/>
          </w:rPr>
          <w:t>5.</w:t>
        </w:r>
      </w:ins>
      <w:r>
        <w:rPr>
          <w:rFonts w:cstheme="minorHAnsi"/>
        </w:rPr>
        <w:t>UPDATE Employees</w:t>
      </w:r>
    </w:p>
    <w:p w14:paraId="2543EEFD">
      <w:pPr>
        <w:rPr>
          <w:rFonts w:cstheme="minorHAnsi"/>
        </w:rPr>
      </w:pPr>
      <w:r>
        <w:rPr>
          <w:rFonts w:cstheme="minorHAnsi"/>
        </w:rPr>
        <w:t xml:space="preserve">       SET ActiveStatus = TRUE</w:t>
      </w:r>
    </w:p>
    <w:p w14:paraId="7B62886D">
      <w:pPr>
        <w:rPr>
          <w:rFonts w:ascii="Arial Black" w:hAnsi="Arial Black"/>
          <w:b/>
          <w:bCs/>
          <w:sz w:val="16"/>
          <w:szCs w:val="16"/>
        </w:rPr>
      </w:pPr>
      <w:r>
        <w:rPr>
          <w:rFonts w:cstheme="minorHAnsi"/>
        </w:rPr>
        <w:t xml:space="preserve">       WHERE EmployeeID = 106;</w:t>
      </w:r>
    </w:p>
    <w:p w14:paraId="0E18B75C">
      <w:pPr>
        <w:rPr>
          <w:rFonts w:cstheme="minorHAnsi"/>
        </w:rPr>
      </w:pPr>
      <w:r>
        <w:rPr>
          <w:rFonts w:cstheme="minorHAnsi"/>
        </w:rPr>
        <w:t xml:space="preserve">       SELECT Name, ActiveStatus</w:t>
      </w:r>
    </w:p>
    <w:p w14:paraId="653EFE57">
      <w:pPr>
        <w:rPr>
          <w:rFonts w:cstheme="minorHAnsi"/>
        </w:rPr>
      </w:pPr>
      <w:r>
        <w:rPr>
          <w:rFonts w:cstheme="minorHAnsi"/>
        </w:rPr>
        <w:t xml:space="preserve">       FROM EMPLOYEES</w:t>
      </w:r>
    </w:p>
    <w:p w14:paraId="58429534">
      <w:pPr>
        <w:rPr>
          <w:rFonts w:ascii="Arial Black" w:hAnsi="Arial Black"/>
          <w:b/>
          <w:bCs/>
          <w:sz w:val="16"/>
          <w:szCs w:val="16"/>
        </w:rPr>
      </w:pPr>
      <w:r>
        <w:rPr>
          <w:rFonts w:cstheme="minorHAnsi"/>
        </w:rPr>
        <w:t xml:space="preserve">       WHERE EmployeeID = 106;</w:t>
      </w:r>
    </w:p>
    <w:p w14:paraId="3F65DB10">
      <w:pPr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16"/>
          <w:szCs w:val="16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563880</wp:posOffset>
            </wp:positionV>
            <wp:extent cx="5929630" cy="4099560"/>
            <wp:effectExtent l="0" t="0" r="7620" b="0"/>
            <wp:wrapTight wrapText="bothSides">
              <wp:wrapPolygon>
                <wp:start x="0" y="0"/>
                <wp:lineTo x="0" y="21449"/>
                <wp:lineTo x="21554" y="21449"/>
                <wp:lineTo x="21554" y="0"/>
                <wp:lineTo x="0" y="0"/>
              </wp:wrapPolygon>
            </wp:wrapTight>
            <wp:docPr id="16595434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43487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409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24"/>
          <w:szCs w:val="24"/>
        </w:rPr>
        <w:t>OUTPUT :-</w:t>
      </w:r>
    </w:p>
    <w:p w14:paraId="424B87BA">
      <w:pPr>
        <w:ind w:left="360"/>
        <w:jc w:val="center"/>
        <w:rPr>
          <w:rFonts w:ascii="Arial Black" w:hAnsi="Arial Black"/>
          <w:b/>
          <w:bCs/>
          <w:sz w:val="36"/>
          <w:szCs w:val="36"/>
        </w:rPr>
      </w:pPr>
    </w:p>
    <w:p w14:paraId="0F7AC91E">
      <w:pPr>
        <w:ind w:left="360"/>
        <w:jc w:val="center"/>
        <w:rPr>
          <w:rFonts w:ascii="Arial Black" w:hAnsi="Arial Black"/>
          <w:b/>
          <w:bCs/>
          <w:sz w:val="36"/>
          <w:szCs w:val="36"/>
        </w:rPr>
      </w:pPr>
    </w:p>
    <w:p w14:paraId="4547F061">
      <w:pPr>
        <w:ind w:left="360"/>
        <w:jc w:val="center"/>
        <w:rPr>
          <w:rFonts w:ascii="Arial Black" w:hAnsi="Arial Black"/>
          <w:b/>
          <w:bCs/>
          <w:sz w:val="36"/>
          <w:szCs w:val="36"/>
        </w:rPr>
      </w:pPr>
    </w:p>
    <w:p w14:paraId="16F5B137">
      <w:pPr>
        <w:ind w:left="360"/>
        <w:jc w:val="center"/>
        <w:rPr>
          <w:rFonts w:ascii="Arial Black" w:hAnsi="Arial Black"/>
          <w:b/>
          <w:bCs/>
          <w:sz w:val="36"/>
          <w:szCs w:val="36"/>
        </w:rPr>
      </w:pPr>
    </w:p>
    <w:p w14:paraId="096AC548">
      <w:pPr>
        <w:ind w:left="360"/>
        <w:jc w:val="center"/>
        <w:rPr>
          <w:rFonts w:ascii="Arial Black" w:hAnsi="Arial Black"/>
          <w:b/>
          <w:bCs/>
          <w:sz w:val="36"/>
          <w:szCs w:val="36"/>
        </w:rPr>
      </w:pPr>
    </w:p>
    <w:p w14:paraId="20760610">
      <w:pPr>
        <w:ind w:left="360"/>
        <w:jc w:val="center"/>
        <w:rPr>
          <w:rFonts w:ascii="Arial Black" w:hAnsi="Arial Black"/>
          <w:b/>
          <w:bCs/>
          <w:sz w:val="36"/>
          <w:szCs w:val="36"/>
        </w:rPr>
      </w:pPr>
    </w:p>
    <w:p w14:paraId="0A61E0DF">
      <w:pPr>
        <w:ind w:left="360"/>
        <w:jc w:val="center"/>
        <w:rPr>
          <w:rFonts w:ascii="Arial Black" w:hAnsi="Arial Black"/>
          <w:b/>
          <w:bCs/>
          <w:sz w:val="36"/>
          <w:szCs w:val="36"/>
        </w:rPr>
      </w:pPr>
    </w:p>
    <w:p w14:paraId="5DE64390">
      <w:pPr>
        <w:ind w:left="360"/>
        <w:jc w:val="center"/>
        <w:rPr>
          <w:rFonts w:ascii="Arial Black" w:hAnsi="Arial Black"/>
          <w:b/>
          <w:bCs/>
          <w:sz w:val="36"/>
          <w:szCs w:val="36"/>
        </w:rPr>
      </w:pPr>
    </w:p>
    <w:p w14:paraId="0BA5AB9B">
      <w:pPr>
        <w:ind w:left="360"/>
        <w:jc w:val="center"/>
        <w:rPr>
          <w:rFonts w:ascii="Arial Black" w:hAnsi="Arial Black"/>
          <w:b/>
          <w:bCs/>
          <w:sz w:val="36"/>
          <w:szCs w:val="36"/>
        </w:rPr>
      </w:pPr>
    </w:p>
    <w:p w14:paraId="6D05ACA2">
      <w:pPr>
        <w:ind w:left="360"/>
        <w:jc w:val="center"/>
        <w:rPr>
          <w:rFonts w:cstheme="minorHAnsi"/>
          <w:b/>
          <w:bCs/>
        </w:rPr>
      </w:pPr>
      <w:r>
        <w:rPr>
          <w:rFonts w:ascii="Arial Black" w:hAnsi="Arial Black"/>
          <w:b/>
          <w:bCs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-295275</wp:posOffset>
                </wp:positionH>
                <wp:positionV relativeFrom="paragraph">
                  <wp:posOffset>439420</wp:posOffset>
                </wp:positionV>
                <wp:extent cx="6648450" cy="28575"/>
                <wp:effectExtent l="0" t="0" r="19050" b="28575"/>
                <wp:wrapNone/>
                <wp:docPr id="547593615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o:spt="20" style="position:absolute;left:0pt;flip:y;margin-left:-23.25pt;margin-top:34.6pt;height:2.25pt;width:523.5pt;z-index:251673600;mso-width-relative:page;mso-height-relative:page;" filled="f" stroked="t" coordsize="21600,21600" o:gfxdata="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gtCMNgA&#10;AAAKAQAADwAAAAAAAAABACAAAAAiAAAAZHJzL2Rvd25yZXYueG1sUEsBAhQAFAAAAAgAh07iQKAL&#10;Z+PmAQAAzAMAAA4AAAAAAAAAAQAgAAAAJwEAAGRycy9lMm9Eb2MueG1sUEsFBgAAAAAGAAYAWQEA&#10;AH8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Arial Black" w:hAnsi="Arial Black"/>
          <w:b/>
          <w:bCs/>
          <w:sz w:val="36"/>
          <w:szCs w:val="36"/>
        </w:rPr>
        <w:t xml:space="preserve">Lab File – Practical 4 </w:t>
      </w:r>
    </w:p>
    <w:p w14:paraId="04D962B2">
      <w:pPr>
        <w:jc w:val="center"/>
        <w:rPr>
          <w:rFonts w:ascii="Arial Black" w:hAnsi="Arial Black"/>
          <w:b/>
          <w:bCs/>
          <w:sz w:val="24"/>
          <w:szCs w:val="24"/>
          <w:u w:val="single"/>
        </w:rPr>
      </w:pPr>
    </w:p>
    <w:p w14:paraId="7EF61435">
      <w:pPr>
        <w:rPr>
          <w:rFonts w:cstheme="minorHAnsi"/>
          <w:sz w:val="24"/>
          <w:szCs w:val="24"/>
        </w:rPr>
      </w:pPr>
      <w:r>
        <w:rPr>
          <w:rFonts w:ascii="Arial Black" w:hAnsi="Arial Black"/>
          <w:b/>
          <w:bCs/>
          <w:sz w:val="28"/>
          <w:szCs w:val="28"/>
          <w:u w:val="single"/>
        </w:rPr>
        <w:t>Aim</w:t>
      </w:r>
      <w:r>
        <w:rPr>
          <w:rFonts w:ascii="Arial Black" w:hAnsi="Arial Black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Create a table to store employee information with constraints like Primary Key,Foreign Key, and Unique.</w:t>
      </w:r>
    </w:p>
    <w:p w14:paraId="2FF0DD20">
      <w:pPr>
        <w:rPr>
          <w:rFonts w:cstheme="minorHAnsi"/>
          <w:sz w:val="24"/>
          <w:szCs w:val="24"/>
        </w:rPr>
      </w:pPr>
    </w:p>
    <w:p w14:paraId="6774B21C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8"/>
          <w:szCs w:val="28"/>
          <w:u w:val="single"/>
        </w:rPr>
        <w:t>Code</w:t>
      </w:r>
      <w:r>
        <w:rPr>
          <w:rFonts w:cstheme="minorHAnsi"/>
          <w:sz w:val="24"/>
          <w:szCs w:val="24"/>
        </w:rPr>
        <w:t xml:space="preserve"> :</w:t>
      </w:r>
    </w:p>
    <w:p w14:paraId="2DA259EF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CREATE TABLE Department (</w:t>
      </w:r>
    </w:p>
    <w:p w14:paraId="4860E17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DeptID INT PRIMARY KEY,</w:t>
      </w:r>
    </w:p>
    <w:p w14:paraId="47B6828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DeptName VARCHAR(50) UNIQUE</w:t>
      </w:r>
    </w:p>
    <w:p w14:paraId="3FBB196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);</w:t>
      </w:r>
    </w:p>
    <w:p w14:paraId="07CAC83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Create Employee Table</w:t>
      </w:r>
    </w:p>
    <w:p w14:paraId="096F64C9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CREATE TABLE Employee (</w:t>
      </w:r>
    </w:p>
    <w:p w14:paraId="117A2A1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EmpID INT PRIMARY KEY,</w:t>
      </w:r>
    </w:p>
    <w:p w14:paraId="16ADA19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Name VARCHAR(100) NOT NULL,</w:t>
      </w:r>
    </w:p>
    <w:p w14:paraId="1E1D645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Email VARCHAR(100) UNIQUE,</w:t>
      </w:r>
    </w:p>
    <w:p w14:paraId="689F3DD0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Salary DECIMAL(10,2) CHECK (Salary &gt; 0),</w:t>
      </w:r>
    </w:p>
    <w:p w14:paraId="4013371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DeptID INT,</w:t>
      </w:r>
    </w:p>
    <w:p w14:paraId="3C35681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FOREIGN KEY (DeptID) REFERENCES Department(DeptID)</w:t>
      </w:r>
    </w:p>
    <w:p w14:paraId="67E7020F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);</w:t>
      </w:r>
    </w:p>
    <w:p w14:paraId="2446F32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INSERT INTO Department (DeptID, DeptName) VALUES (1, 'HR');</w:t>
      </w:r>
    </w:p>
    <w:p w14:paraId="50EA389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INSERT INTO Department (DeptID, DeptName) VALUES (2, 'IT');</w:t>
      </w:r>
    </w:p>
    <w:p w14:paraId="4489DF82">
      <w:pPr>
        <w:rPr>
          <w:rFonts w:cstheme="minorHAnsi"/>
          <w:sz w:val="20"/>
          <w:szCs w:val="20"/>
        </w:rPr>
      </w:pPr>
    </w:p>
    <w:p w14:paraId="7850523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INSERT INTO Employee (EmpID, Name, Email, Salary, DeptID) </w:t>
      </w:r>
    </w:p>
    <w:p w14:paraId="3C6F1FF0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VALUES (101, 'Yash', 'yash.d@example.com', 50000.00, 1);</w:t>
      </w:r>
    </w:p>
    <w:p w14:paraId="0E28FBC1">
      <w:pPr>
        <w:rPr>
          <w:rFonts w:cstheme="minorHAnsi"/>
          <w:sz w:val="20"/>
          <w:szCs w:val="20"/>
        </w:rPr>
      </w:pPr>
    </w:p>
    <w:p w14:paraId="554ECC1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INSERT INTO Employee (EmpID, Name, Email, Salary, DeptID) </w:t>
      </w:r>
    </w:p>
    <w:p w14:paraId="4AF96CC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VALUES (102, 'PRATIk', 'bob@example.com', 60000.00, 2);</w:t>
      </w:r>
    </w:p>
    <w:p w14:paraId="5DCF960A">
      <w:pPr>
        <w:rPr>
          <w:rFonts w:cstheme="minorHAnsi"/>
          <w:sz w:val="20"/>
          <w:szCs w:val="20"/>
        </w:rPr>
      </w:pPr>
    </w:p>
    <w:p w14:paraId="7FBBE5D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INSERT INTO Employee (EmpID, Name, Email, Salary, DeptID) </w:t>
      </w:r>
    </w:p>
    <w:p w14:paraId="666DF5C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VALUES (103, 'Charlie', 'charlie@example.com', 55000.00, 1);</w:t>
      </w:r>
    </w:p>
    <w:p w14:paraId="237B7B09">
      <w:pPr>
        <w:rPr>
          <w:rFonts w:cstheme="minorHAnsi"/>
          <w:sz w:val="20"/>
          <w:szCs w:val="20"/>
        </w:rPr>
      </w:pPr>
    </w:p>
    <w:p w14:paraId="532BDFA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INSERT INTO Employee (EmpID, Name, Email, Salary, DeptID) </w:t>
      </w:r>
    </w:p>
    <w:p w14:paraId="552F421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VALUES (104, 'David', 'david@example.com', 45000.00, 2);</w:t>
      </w:r>
    </w:p>
    <w:p w14:paraId="11081A78">
      <w:pPr>
        <w:rPr>
          <w:rFonts w:cstheme="minorHAnsi"/>
          <w:sz w:val="20"/>
          <w:szCs w:val="20"/>
        </w:rPr>
      </w:pPr>
    </w:p>
    <w:p w14:paraId="7EEC2F7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INSERT INTO Employee (EmpID, Name, Email, Salary, DeptID) </w:t>
      </w:r>
    </w:p>
    <w:p w14:paraId="45E5686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VALUES (105, 'Frank', 'frank@example.com', 40000.00, 1);</w:t>
      </w:r>
    </w:p>
    <w:p w14:paraId="0CE2392B">
      <w:pPr>
        <w:rPr>
          <w:rFonts w:cstheme="minorHAnsi"/>
          <w:sz w:val="20"/>
          <w:szCs w:val="20"/>
        </w:rPr>
      </w:pPr>
    </w:p>
    <w:p w14:paraId="5DB7D79F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* FROM Employee;</w:t>
      </w:r>
    </w:p>
    <w:p w14:paraId="1B5FFB7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* FROM Department;</w:t>
      </w:r>
    </w:p>
    <w:p w14:paraId="2089A22C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Output :</w:t>
      </w:r>
    </w:p>
    <w:p w14:paraId="2D243591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-558165</wp:posOffset>
            </wp:positionH>
            <wp:positionV relativeFrom="paragraph">
              <wp:posOffset>561975</wp:posOffset>
            </wp:positionV>
            <wp:extent cx="6842760" cy="3480435"/>
            <wp:effectExtent l="0" t="0" r="0" b="5715"/>
            <wp:wrapSquare wrapText="bothSides"/>
            <wp:docPr id="195368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87737" name="Picture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9DF29">
      <w:pPr>
        <w:tabs>
          <w:tab w:val="left" w:pos="1356"/>
        </w:tabs>
        <w:rPr>
          <w:sz w:val="32"/>
          <w:szCs w:val="32"/>
        </w:rPr>
      </w:pPr>
    </w:p>
    <w:p w14:paraId="2E28EBE1">
      <w:pPr>
        <w:tabs>
          <w:tab w:val="left" w:pos="1356"/>
        </w:tabs>
        <w:rPr>
          <w:sz w:val="32"/>
          <w:szCs w:val="32"/>
        </w:rPr>
      </w:pPr>
    </w:p>
    <w:p w14:paraId="2AC64B60">
      <w:pPr>
        <w:tabs>
          <w:tab w:val="left" w:pos="1356"/>
        </w:tabs>
        <w:rPr>
          <w:sz w:val="32"/>
          <w:szCs w:val="32"/>
        </w:rPr>
      </w:pPr>
    </w:p>
    <w:p w14:paraId="6424B859">
      <w:pPr>
        <w:tabs>
          <w:tab w:val="left" w:pos="1356"/>
        </w:tabs>
        <w:jc w:val="center"/>
        <w:rPr>
          <w:rFonts w:ascii="Arial Black" w:hAnsi="Arial Black"/>
          <w:b/>
          <w:bCs/>
          <w:sz w:val="40"/>
          <w:szCs w:val="40"/>
        </w:rPr>
      </w:pPr>
      <w:r>
        <w:rPr>
          <w:rFonts w:ascii="Arial Black" w:hAnsi="Arial Black"/>
          <w:b/>
          <w:bCs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-400050</wp:posOffset>
                </wp:positionH>
                <wp:positionV relativeFrom="paragraph">
                  <wp:posOffset>487680</wp:posOffset>
                </wp:positionV>
                <wp:extent cx="6648450" cy="28575"/>
                <wp:effectExtent l="0" t="0" r="19050" b="28575"/>
                <wp:wrapNone/>
                <wp:docPr id="1774702549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o:spt="20" style="position:absolute;left:0pt;flip:y;margin-left:-31.5pt;margin-top:38.4pt;height:2.25pt;width:523.5pt;z-index:251674624;mso-width-relative:page;mso-height-relative:page;" filled="f" stroked="t" coordsize="21600,21600" o:gfxdata="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A4Eyj1wAA&#10;AAkBAAAPAAAAAAAAAAEAIAAAACIAAABkcnMvZG93bnJldi54bWxQSwECFAAUAAAACACHTuJAAPBG&#10;nOYBAADNAwAADgAAAAAAAAABACAAAAAmAQAAZHJzL2Uyb0RvYy54bWxQSwUGAAAAAAYABgBZAQAA&#10;fg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Arial Black" w:hAnsi="Arial Black"/>
          <w:b/>
          <w:bCs/>
          <w:sz w:val="40"/>
          <w:szCs w:val="40"/>
        </w:rPr>
        <w:t>Lab File – Practical 5</w:t>
      </w:r>
    </w:p>
    <w:p w14:paraId="5D81E473">
      <w:pPr>
        <w:tabs>
          <w:tab w:val="left" w:pos="1356"/>
        </w:tabs>
        <w:rPr>
          <w:rFonts w:cstheme="minorHAnsi"/>
          <w:bCs/>
          <w:sz w:val="24"/>
          <w:szCs w:val="24"/>
        </w:rPr>
      </w:pPr>
      <w:r>
        <w:rPr>
          <w:rFonts w:ascii="Arial Black" w:hAnsi="Arial Black"/>
          <w:b/>
          <w:bCs/>
          <w:sz w:val="28"/>
          <w:szCs w:val="28"/>
          <w:u w:val="single"/>
        </w:rPr>
        <w:t>Aim: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>Create a table for Customer details with various integrity constraints like NOT NULL, CHECK, and DEFAULT. Insert valid and invalid data to test these constraints and ensure data integrity.</w:t>
      </w:r>
    </w:p>
    <w:p w14:paraId="7B32281A">
      <w:pPr>
        <w:tabs>
          <w:tab w:val="left" w:pos="1356"/>
        </w:tabs>
        <w:rPr>
          <w:rFonts w:cstheme="minorHAnsi"/>
          <w:sz w:val="24"/>
          <w:szCs w:val="24"/>
        </w:rPr>
      </w:pPr>
    </w:p>
    <w:p w14:paraId="5D2ECE24">
      <w:pPr>
        <w:tabs>
          <w:tab w:val="left" w:pos="1356"/>
        </w:tabs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Code :</w:t>
      </w:r>
    </w:p>
    <w:p w14:paraId="03441419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CREATE TABLE Department (</w:t>
      </w:r>
    </w:p>
    <w:p w14:paraId="65C3AA9B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DeptID INT PRIMARY KEY,</w:t>
      </w:r>
    </w:p>
    <w:p w14:paraId="1E74E241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DeptName VARCHAR(50) UNIQUE</w:t>
      </w:r>
    </w:p>
    <w:p w14:paraId="0518938F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);</w:t>
      </w:r>
    </w:p>
    <w:p w14:paraId="1AE1946B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Create Employee Table</w:t>
      </w:r>
    </w:p>
    <w:p w14:paraId="5B077A93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CREATE TABLE Employee (</w:t>
      </w:r>
    </w:p>
    <w:p w14:paraId="48F651F6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EmpID INT PRIMARY KEY,</w:t>
      </w:r>
    </w:p>
    <w:p w14:paraId="2CB32E2C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Name VARCHAR(100) NOT NULL,</w:t>
      </w:r>
    </w:p>
    <w:p w14:paraId="70FF25B9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Email VARCHAR(100) UNIQUE,</w:t>
      </w:r>
    </w:p>
    <w:p w14:paraId="07571EF3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Salary DECIMAL(10,2) CHECK (Salary &gt; 0),</w:t>
      </w:r>
    </w:p>
    <w:p w14:paraId="344B03C1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DeptID INT,</w:t>
      </w:r>
    </w:p>
    <w:p w14:paraId="3CDBD4C9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FOREIGN KEY (DeptID) REFERENCES Department(DeptID)</w:t>
      </w:r>
    </w:p>
    <w:p w14:paraId="587EFC68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);</w:t>
      </w:r>
    </w:p>
    <w:p w14:paraId="1AA6165F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INSERT INTO Department (DeptID, DeptName) VALUES (1, 'HR');</w:t>
      </w:r>
    </w:p>
    <w:p w14:paraId="70B50643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INSERT INTO Department (DeptID, DeptName) VALUES (2, 'IT');</w:t>
      </w:r>
    </w:p>
    <w:p w14:paraId="6BBE2AAE">
      <w:pPr>
        <w:tabs>
          <w:tab w:val="left" w:pos="1356"/>
        </w:tabs>
        <w:rPr>
          <w:rFonts w:cstheme="minorHAnsi"/>
          <w:sz w:val="20"/>
          <w:szCs w:val="20"/>
        </w:rPr>
      </w:pPr>
    </w:p>
    <w:p w14:paraId="7978363D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INSERT INTO Employee (EmpID, Name, Email, Salary, DeptID) </w:t>
      </w:r>
    </w:p>
    <w:p w14:paraId="13C5CB0F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VALUES (101, 'Yash', 'yash.d@example.com', 50000.00, 1);</w:t>
      </w:r>
    </w:p>
    <w:p w14:paraId="260BAC88">
      <w:pPr>
        <w:tabs>
          <w:tab w:val="left" w:pos="1356"/>
        </w:tabs>
        <w:rPr>
          <w:rFonts w:cstheme="minorHAnsi"/>
          <w:sz w:val="20"/>
          <w:szCs w:val="20"/>
        </w:rPr>
      </w:pPr>
    </w:p>
    <w:p w14:paraId="28E6AC15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INSERT INTO Employee (EmpID, Name, Email, Salary, DeptID) </w:t>
      </w:r>
    </w:p>
    <w:p w14:paraId="346470D4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VALUES (102, 'PRATIk', 'bob@example.com', 60000.00, 2);</w:t>
      </w:r>
    </w:p>
    <w:p w14:paraId="0C494EA2">
      <w:pPr>
        <w:tabs>
          <w:tab w:val="left" w:pos="1356"/>
        </w:tabs>
        <w:rPr>
          <w:rFonts w:cstheme="minorHAnsi"/>
          <w:sz w:val="20"/>
          <w:szCs w:val="20"/>
        </w:rPr>
      </w:pPr>
    </w:p>
    <w:p w14:paraId="735A599E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INSERT INTO Employee (EmpID, Name, Email, Salary, DeptID) </w:t>
      </w:r>
    </w:p>
    <w:p w14:paraId="6C2CE826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VALUES (103, 'Charlie', 'charlie@example.com', 55000.00, 1);</w:t>
      </w:r>
    </w:p>
    <w:p w14:paraId="11D2ED6C">
      <w:pPr>
        <w:tabs>
          <w:tab w:val="left" w:pos="1356"/>
        </w:tabs>
        <w:rPr>
          <w:rFonts w:cstheme="minorHAnsi"/>
          <w:sz w:val="20"/>
          <w:szCs w:val="20"/>
        </w:rPr>
      </w:pPr>
    </w:p>
    <w:p w14:paraId="63EB0633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INSERT INTO Employee (EmpID, Name, Email, Salary, DeptID) </w:t>
      </w:r>
    </w:p>
    <w:p w14:paraId="4A59B4AF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VALUES (104, 'David', 'david@example.com', 45000.00, 2);</w:t>
      </w:r>
    </w:p>
    <w:p w14:paraId="6E757576">
      <w:pPr>
        <w:tabs>
          <w:tab w:val="left" w:pos="1356"/>
        </w:tabs>
        <w:rPr>
          <w:rFonts w:cstheme="minorHAnsi"/>
          <w:sz w:val="20"/>
          <w:szCs w:val="20"/>
        </w:rPr>
      </w:pPr>
    </w:p>
    <w:p w14:paraId="2B28328B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INSERT INTO Employee (EmpID, Name, Email, Salary, DeptID) </w:t>
      </w:r>
    </w:p>
    <w:p w14:paraId="4027CFF2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VALUES (105, 'Frank', 'frank@example.com', 40000.00, 1);</w:t>
      </w:r>
    </w:p>
    <w:p w14:paraId="52613B66">
      <w:pPr>
        <w:tabs>
          <w:tab w:val="left" w:pos="1356"/>
        </w:tabs>
        <w:rPr>
          <w:rFonts w:cstheme="minorHAnsi"/>
          <w:sz w:val="20"/>
          <w:szCs w:val="20"/>
        </w:rPr>
      </w:pPr>
    </w:p>
    <w:p w14:paraId="773092A4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* FROM Employee;</w:t>
      </w:r>
    </w:p>
    <w:p w14:paraId="6A501C2B">
      <w:pPr>
        <w:tabs>
          <w:tab w:val="left" w:pos="1356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* FROM Department;</w:t>
      </w:r>
    </w:p>
    <w:p w14:paraId="545B276B">
      <w:pPr>
        <w:tabs>
          <w:tab w:val="left" w:pos="1356"/>
        </w:tabs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Output :</w:t>
      </w:r>
    </w:p>
    <w:p w14:paraId="152E630A">
      <w:pPr>
        <w:tabs>
          <w:tab w:val="left" w:pos="13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drawing>
          <wp:inline distT="0" distB="0" distL="0" distR="0">
            <wp:extent cx="5964555" cy="3046095"/>
            <wp:effectExtent l="0" t="0" r="0" b="1905"/>
            <wp:docPr id="194664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44174" name="Picture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68" cy="30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51B4">
      <w:pPr>
        <w:rPr>
          <w:rFonts w:cstheme="minorHAnsi"/>
          <w:sz w:val="32"/>
          <w:szCs w:val="32"/>
        </w:rPr>
      </w:pPr>
    </w:p>
    <w:p w14:paraId="60EAA381">
      <w:pPr>
        <w:rPr>
          <w:rFonts w:cstheme="minorHAnsi"/>
          <w:sz w:val="32"/>
          <w:szCs w:val="32"/>
        </w:rPr>
      </w:pPr>
    </w:p>
    <w:p w14:paraId="308F0505">
      <w:pPr>
        <w:rPr>
          <w:rFonts w:cstheme="minorHAnsi"/>
          <w:sz w:val="32"/>
          <w:szCs w:val="32"/>
        </w:rPr>
      </w:pPr>
    </w:p>
    <w:p w14:paraId="6507E95E">
      <w:pPr>
        <w:rPr>
          <w:rFonts w:cstheme="minorHAnsi"/>
          <w:sz w:val="32"/>
          <w:szCs w:val="32"/>
        </w:rPr>
      </w:pPr>
    </w:p>
    <w:p w14:paraId="75C4732A">
      <w:pPr>
        <w:rPr>
          <w:rFonts w:cstheme="minorHAnsi"/>
          <w:sz w:val="32"/>
          <w:szCs w:val="32"/>
        </w:rPr>
      </w:pPr>
    </w:p>
    <w:p w14:paraId="3779692C">
      <w:pPr>
        <w:rPr>
          <w:rFonts w:cstheme="minorHAnsi"/>
          <w:sz w:val="32"/>
          <w:szCs w:val="32"/>
        </w:rPr>
      </w:pPr>
    </w:p>
    <w:p w14:paraId="6D3FF0C9">
      <w:pPr>
        <w:rPr>
          <w:rFonts w:cstheme="minorHAnsi"/>
          <w:sz w:val="32"/>
          <w:szCs w:val="32"/>
        </w:rPr>
      </w:pPr>
    </w:p>
    <w:p w14:paraId="6858F682">
      <w:pPr>
        <w:rPr>
          <w:rFonts w:cstheme="minorHAnsi"/>
          <w:sz w:val="2"/>
          <w:szCs w:val="2"/>
        </w:rPr>
      </w:pPr>
    </w:p>
    <w:p w14:paraId="5CBE041B">
      <w:pPr>
        <w:jc w:val="center"/>
        <w:rPr>
          <w:rFonts w:ascii="Arial Black" w:hAnsi="Arial Black"/>
          <w:b/>
          <w:bCs/>
          <w:sz w:val="40"/>
          <w:szCs w:val="40"/>
        </w:rPr>
      </w:pPr>
      <w:r>
        <w:rPr>
          <w:rFonts w:ascii="Arial Black" w:hAnsi="Arial Black"/>
          <w:b/>
          <w:bCs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-447675</wp:posOffset>
                </wp:positionH>
                <wp:positionV relativeFrom="paragraph">
                  <wp:posOffset>390525</wp:posOffset>
                </wp:positionV>
                <wp:extent cx="6648450" cy="28575"/>
                <wp:effectExtent l="0" t="0" r="19050" b="28575"/>
                <wp:wrapNone/>
                <wp:docPr id="1989261229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o:spt="20" style="position:absolute;left:0pt;flip:y;margin-left:-35.25pt;margin-top:30.75pt;height:2.25pt;width:523.5pt;z-index:251675648;mso-width-relative:page;mso-height-relative:page;" filled="f" stroked="t" coordsize="21600,21600" o:gfxdata="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1h89xNYAAAAJ&#10;AQAADwAAAAAAAAABACAAAAAiAAAAZHJzL2Rvd25yZXYueG1sUEsBAhQAFAAAAAgAh07iQJ/h3bzl&#10;AQAAzQMAAA4AAAAAAAAAAQAgAAAAJQEAAGRycy9lMm9Eb2MueG1sUEsFBgAAAAAGAAYAWQEAAHwF&#10;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Arial Black" w:hAnsi="Arial Black"/>
          <w:b/>
          <w:bCs/>
          <w:sz w:val="40"/>
          <w:szCs w:val="40"/>
        </w:rPr>
        <w:t xml:space="preserve">Lab File – Practical 6 : </w:t>
      </w:r>
    </w:p>
    <w:p w14:paraId="15ED7B2B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32"/>
          <w:szCs w:val="32"/>
          <w:u w:val="single"/>
        </w:rPr>
        <w:t>Aim:</w:t>
      </w:r>
      <w:r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24"/>
          <w:szCs w:val="24"/>
        </w:rPr>
        <w:t>Use DDL commands to create tables and DML commands to insert, update, and delete data. Write SELECT queries to retrieve and verify data changes.</w:t>
      </w:r>
    </w:p>
    <w:p w14:paraId="053C4E05">
      <w:pPr>
        <w:rPr>
          <w:rFonts w:cstheme="minorHAnsi"/>
          <w:sz w:val="2"/>
          <w:szCs w:val="2"/>
        </w:rPr>
      </w:pPr>
    </w:p>
    <w:p w14:paraId="0C080CDE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Code :</w:t>
      </w:r>
    </w:p>
    <w:p w14:paraId="3A178E8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Create Table</w:t>
      </w:r>
    </w:p>
    <w:p w14:paraId="5BED2D2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CREATE TABLE Employees (</w:t>
      </w:r>
    </w:p>
    <w:p w14:paraId="34EA4FB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EmployeeID INT PRIMARY KEY,</w:t>
      </w:r>
    </w:p>
    <w:p w14:paraId="1C0106CF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FirstName VARCHAR(50),</w:t>
      </w:r>
    </w:p>
    <w:p w14:paraId="6E6EF92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LastName VARCHAR(50),</w:t>
      </w:r>
    </w:p>
    <w:p w14:paraId="325A4C9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Age INT,</w:t>
      </w:r>
    </w:p>
    <w:p w14:paraId="4D388EC6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Department VARCHAR(50),</w:t>
      </w:r>
    </w:p>
    <w:p w14:paraId="0DCA26F0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Salary DECIMAL(10, 2)</w:t>
      </w:r>
    </w:p>
    <w:p w14:paraId="1F4472F9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);</w:t>
      </w:r>
    </w:p>
    <w:p w14:paraId="1FFB6D43">
      <w:pPr>
        <w:rPr>
          <w:rFonts w:cstheme="minorHAnsi"/>
          <w:sz w:val="20"/>
          <w:szCs w:val="20"/>
        </w:rPr>
      </w:pPr>
    </w:p>
    <w:p w14:paraId="0B9B5CA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DML Commands - Insert Data</w:t>
      </w:r>
    </w:p>
    <w:p w14:paraId="623E978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INSERT INTO Employees (EmployeeID, FirstName, LastName, Age, Department, Salary)</w:t>
      </w:r>
    </w:p>
    <w:p w14:paraId="1647477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VALUES (1, 'YASH', 'DOKHALE', 28, 'HR', 50000.00);</w:t>
      </w:r>
    </w:p>
    <w:p w14:paraId="478CA57F">
      <w:pPr>
        <w:rPr>
          <w:rFonts w:cstheme="minorHAnsi"/>
          <w:sz w:val="20"/>
          <w:szCs w:val="20"/>
        </w:rPr>
      </w:pPr>
    </w:p>
    <w:p w14:paraId="79B5E51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INSERT INTO Employees (EmployeeID, FirstName, LastName, Age, Department, Salary)</w:t>
      </w:r>
    </w:p>
    <w:p w14:paraId="5223333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VALUES (2, 'Jane', 'Smith', 35, 'IT', 65000.00);</w:t>
      </w:r>
    </w:p>
    <w:p w14:paraId="2B6FDEB4">
      <w:pPr>
        <w:rPr>
          <w:rFonts w:cstheme="minorHAnsi"/>
          <w:sz w:val="20"/>
          <w:szCs w:val="20"/>
        </w:rPr>
      </w:pPr>
    </w:p>
    <w:p w14:paraId="7DBF7B8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INSERT INTO Employees (EmployeeID, FirstName, LastName, Age, Department, Salary)</w:t>
      </w:r>
    </w:p>
    <w:p w14:paraId="35F3BA19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VALUES (3, 'Michael', 'Johnson', 40, 'Finance', 75000.00);</w:t>
      </w:r>
    </w:p>
    <w:p w14:paraId="62371DE2">
      <w:pPr>
        <w:rPr>
          <w:rFonts w:cstheme="minorHAnsi"/>
          <w:sz w:val="20"/>
          <w:szCs w:val="20"/>
        </w:rPr>
      </w:pPr>
    </w:p>
    <w:p w14:paraId="778247E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-- 1. Update a single column (e.g., update salary for EmployeeID 2)</w:t>
      </w:r>
    </w:p>
    <w:p w14:paraId="5C0D833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UPDATE Employees</w:t>
      </w:r>
    </w:p>
    <w:p w14:paraId="0D6EEF0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SET Salary = 70000.00</w:t>
      </w:r>
    </w:p>
    <w:p w14:paraId="73D3CB0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EmployeeID = 2;</w:t>
      </w:r>
    </w:p>
    <w:p w14:paraId="1F20F1A9">
      <w:pPr>
        <w:rPr>
          <w:rFonts w:cstheme="minorHAnsi"/>
          <w:sz w:val="20"/>
          <w:szCs w:val="20"/>
        </w:rPr>
      </w:pPr>
    </w:p>
    <w:p w14:paraId="4DE3AEB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-- 2. Update multiple columns for a specific row (e.g., update name and salary for EmployeeID 2)</w:t>
      </w:r>
    </w:p>
    <w:p w14:paraId="32B1B56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UPDATE Employees</w:t>
      </w:r>
    </w:p>
    <w:p w14:paraId="66885ED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SET FirstName = 'YASH', LastName = 'DOKHALE', Salary = 75000.00</w:t>
      </w:r>
    </w:p>
    <w:p w14:paraId="18AA7F8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EmployeeID = 2;</w:t>
      </w:r>
    </w:p>
    <w:p w14:paraId="5FEBEEDB">
      <w:pPr>
        <w:rPr>
          <w:rFonts w:cstheme="minorHAnsi"/>
          <w:sz w:val="20"/>
          <w:szCs w:val="20"/>
        </w:rPr>
      </w:pPr>
    </w:p>
    <w:p w14:paraId="79372EF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-- 3. Update entire tuple (all columns for EmployeeID 3)</w:t>
      </w:r>
    </w:p>
    <w:p w14:paraId="5511605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UPDATE Employees</w:t>
      </w:r>
    </w:p>
    <w:p w14:paraId="16A8F23F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SET FirstName = 'Michael', LastName = 'Brown', Age = 45, Department = 'Management', Salary = 80000.00</w:t>
      </w:r>
    </w:p>
    <w:p w14:paraId="6A622729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EmployeeID = 3;</w:t>
      </w:r>
    </w:p>
    <w:p w14:paraId="52854CA6">
      <w:pPr>
        <w:rPr>
          <w:rFonts w:cstheme="minorHAnsi"/>
          <w:sz w:val="20"/>
          <w:szCs w:val="20"/>
        </w:rPr>
      </w:pPr>
    </w:p>
    <w:p w14:paraId="5EDA66B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-- 4. Update with a condition (e.g., increase salary by 10% for all employees in HR)</w:t>
      </w:r>
    </w:p>
    <w:p w14:paraId="7BA2DE8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UPDATE Employees</w:t>
      </w:r>
    </w:p>
    <w:p w14:paraId="323FEAC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SET Salary = Salary * 1.10</w:t>
      </w:r>
    </w:p>
    <w:p w14:paraId="591E0F4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Department = 'HR';</w:t>
      </w:r>
    </w:p>
    <w:p w14:paraId="713D3231">
      <w:pPr>
        <w:rPr>
          <w:rFonts w:cstheme="minorHAnsi"/>
          <w:sz w:val="20"/>
          <w:szCs w:val="20"/>
        </w:rPr>
      </w:pPr>
    </w:p>
    <w:p w14:paraId="53BB775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-- 5. Update with a subquery (increase salary for Employee with highest salary)</w:t>
      </w:r>
    </w:p>
    <w:p w14:paraId="59DF0479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UPDATE Employees</w:t>
      </w:r>
    </w:p>
    <w:p w14:paraId="5BBB800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SET Salary = Salary + 5000</w:t>
      </w:r>
    </w:p>
    <w:p w14:paraId="432C7AB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Salary = (</w:t>
      </w:r>
    </w:p>
    <w:p w14:paraId="1C6CB25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SELECT max_sal FROM (</w:t>
      </w:r>
    </w:p>
    <w:p w14:paraId="1101C69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SELECT MAX(Salary) AS max_sal FROM Employees</w:t>
      </w:r>
    </w:p>
    <w:p w14:paraId="0C2C375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) AS temp</w:t>
      </w:r>
    </w:p>
    <w:p w14:paraId="1752FB9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);</w:t>
      </w:r>
    </w:p>
    <w:p w14:paraId="658994AF">
      <w:pPr>
        <w:rPr>
          <w:rFonts w:cstheme="minorHAnsi"/>
          <w:sz w:val="20"/>
          <w:szCs w:val="20"/>
        </w:rPr>
      </w:pPr>
    </w:p>
    <w:p w14:paraId="6A19E17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-- 6. Update using a CASE statement (e.g., increase salary based on department)</w:t>
      </w:r>
    </w:p>
    <w:p w14:paraId="7DEAFDD9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UPDATE Employees</w:t>
      </w:r>
    </w:p>
    <w:p w14:paraId="3B195E7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SET Salary = CASE</w:t>
      </w:r>
    </w:p>
    <w:p w14:paraId="57493BE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WHEN Department = 'HR' THEN Salary * 1.05</w:t>
      </w:r>
    </w:p>
    <w:p w14:paraId="2F8C6D8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WHEN Department = 'IT' THEN Salary * 1.08</w:t>
      </w:r>
    </w:p>
    <w:p w14:paraId="3953A97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WHEN Department = 'Finance' THEN Salary * 1.10</w:t>
      </w:r>
    </w:p>
    <w:p w14:paraId="599A167F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ELSE Salary</w:t>
      </w:r>
    </w:p>
    <w:p w14:paraId="075DEA2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END;</w:t>
      </w:r>
    </w:p>
    <w:p w14:paraId="38ED39E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Delete Data from the Table</w:t>
      </w:r>
    </w:p>
    <w:p w14:paraId="7FD33B4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DELETE FROM Employees</w:t>
      </w:r>
    </w:p>
    <w:p w14:paraId="6596870F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EmployeeID = 1;</w:t>
      </w:r>
    </w:p>
    <w:p w14:paraId="5AC829F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Select and Verify Data</w:t>
      </w:r>
    </w:p>
    <w:p w14:paraId="4BFF72B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Retrieve all data</w:t>
      </w:r>
    </w:p>
    <w:p w14:paraId="21E11CAB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* FROM Employees;</w:t>
      </w:r>
    </w:p>
    <w:p w14:paraId="5415907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Check update for EmployeeID = 2</w:t>
      </w:r>
    </w:p>
    <w:p w14:paraId="5A53A52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* FROM Employees</w:t>
      </w:r>
    </w:p>
    <w:p w14:paraId="55F3C26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EmployeeID = 2;</w:t>
      </w:r>
    </w:p>
    <w:p w14:paraId="0375BF3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Check if EmployeeID = 1 still exists</w:t>
      </w:r>
    </w:p>
    <w:p w14:paraId="573553A2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* FROM Employees</w:t>
      </w:r>
    </w:p>
    <w:p w14:paraId="287C1279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EmployeeID = 1;</w:t>
      </w:r>
    </w:p>
    <w:p w14:paraId="0A7587C9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Output :</w:t>
      </w:r>
    </w:p>
    <w:p w14:paraId="5AEE102D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drawing>
          <wp:inline distT="0" distB="0" distL="0" distR="0">
            <wp:extent cx="6105525" cy="3121025"/>
            <wp:effectExtent l="0" t="0" r="0" b="3175"/>
            <wp:docPr id="112421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10657" name="Picture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2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8E93">
      <w:pPr>
        <w:rPr>
          <w:rFonts w:cstheme="minorHAnsi"/>
          <w:sz w:val="32"/>
          <w:szCs w:val="32"/>
        </w:rPr>
      </w:pPr>
    </w:p>
    <w:p w14:paraId="763C2CA9">
      <w:pPr>
        <w:rPr>
          <w:rFonts w:cstheme="minorHAnsi"/>
          <w:b/>
          <w:bCs/>
          <w:sz w:val="32"/>
          <w:szCs w:val="32"/>
          <w:u w:val="single"/>
        </w:rPr>
      </w:pPr>
    </w:p>
    <w:p w14:paraId="6B671C5E">
      <w:pPr>
        <w:tabs>
          <w:tab w:val="left" w:pos="252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</w:p>
    <w:p w14:paraId="3F21B23D">
      <w:pPr>
        <w:tabs>
          <w:tab w:val="left" w:pos="2520"/>
        </w:tabs>
        <w:rPr>
          <w:rFonts w:cstheme="minorHAnsi"/>
          <w:sz w:val="2"/>
          <w:szCs w:val="2"/>
        </w:rPr>
      </w:pPr>
    </w:p>
    <w:p w14:paraId="49AC2171">
      <w:pPr>
        <w:rPr>
          <w:rFonts w:cstheme="minorHAnsi"/>
          <w:sz w:val="2"/>
          <w:szCs w:val="2"/>
        </w:rPr>
      </w:pPr>
    </w:p>
    <w:p w14:paraId="0181C8CA">
      <w:pPr>
        <w:jc w:val="center"/>
        <w:rPr>
          <w:sz w:val="40"/>
          <w:szCs w:val="40"/>
        </w:rPr>
      </w:pPr>
      <w:r>
        <w:rPr>
          <w:rFonts w:ascii="Arial Black" w:hAnsi="Arial Black"/>
          <w:b/>
          <w:bCs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-333375</wp:posOffset>
                </wp:positionH>
                <wp:positionV relativeFrom="paragraph">
                  <wp:posOffset>371475</wp:posOffset>
                </wp:positionV>
                <wp:extent cx="6648450" cy="28575"/>
                <wp:effectExtent l="0" t="0" r="19050" b="28575"/>
                <wp:wrapNone/>
                <wp:docPr id="59810668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o:spt="20" style="position:absolute;left:0pt;flip:y;margin-left:-26.25pt;margin-top:29.25pt;height:2.25pt;width:523.5pt;z-index:251676672;mso-width-relative:page;mso-height-relative:page;" filled="f" stroked="t" coordsize="21600,21600" o:gfxdata="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H7EaHXAAAA&#10;CQEAAA8AAAAAAAAAAQAgAAAAIgAAAGRycy9kb3ducmV2LnhtbFBLAQIUABQAAAAIAIdO4kATdEL4&#10;5QEAAMsDAAAOAAAAAAAAAAEAIAAAACYBAABkcnMvZTJvRG9jLnhtbFBLBQYAAAAABgAGAFkBAAB9&#10;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Arial Black" w:hAnsi="Arial Black"/>
          <w:b/>
          <w:bCs/>
          <w:sz w:val="40"/>
          <w:szCs w:val="40"/>
        </w:rPr>
        <w:t xml:space="preserve">Lab File – Practical 7 </w:t>
      </w:r>
    </w:p>
    <w:p w14:paraId="6C31CA17">
      <w:pPr>
        <w:jc w:val="both"/>
        <w:rPr>
          <w:rFonts w:cstheme="minorHAnsi"/>
          <w:sz w:val="24"/>
          <w:szCs w:val="24"/>
        </w:rPr>
      </w:pPr>
      <w:r>
        <w:rPr>
          <w:b/>
          <w:bCs/>
          <w:sz w:val="32"/>
          <w:szCs w:val="32"/>
          <w:u w:val="single"/>
        </w:rPr>
        <w:t>Aim :</w:t>
      </w:r>
      <w:r>
        <w:rPr>
          <w:rFonts w:cstheme="minorHAnsi"/>
          <w:sz w:val="24"/>
          <w:szCs w:val="24"/>
        </w:rPr>
        <w:t xml:space="preserve"> Create a Sales table and use aggregate functions like COUNT,SUM, AVG, MIN, and MAX to summarize sales data and calculate statistics.</w:t>
      </w:r>
    </w:p>
    <w:p w14:paraId="2721ED5E">
      <w:pPr>
        <w:jc w:val="both"/>
        <w:rPr>
          <w:rFonts w:cstheme="minorHAnsi"/>
          <w:sz w:val="4"/>
          <w:szCs w:val="4"/>
        </w:rPr>
      </w:pPr>
    </w:p>
    <w:p w14:paraId="07041DC8">
      <w:pPr>
        <w:jc w:val="both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Code :</w:t>
      </w:r>
    </w:p>
    <w:p w14:paraId="7C003703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Create the Sales table</w:t>
      </w:r>
    </w:p>
    <w:p w14:paraId="2F4B781C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CREATE TABLE Sales (</w:t>
      </w:r>
    </w:p>
    <w:p w14:paraId="7D4B941F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SaleID INT PRIMARY KEY AUTO_INCREMENT,</w:t>
      </w:r>
    </w:p>
    <w:p w14:paraId="577E742D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Product VARCHAR(50),</w:t>
      </w:r>
    </w:p>
    <w:p w14:paraId="293BD98F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Quantity INT,</w:t>
      </w:r>
    </w:p>
    <w:p w14:paraId="78161C69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Price DECIMAL(10,2),</w:t>
      </w:r>
    </w:p>
    <w:p w14:paraId="034CE3B5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SaleDate DATE</w:t>
      </w:r>
    </w:p>
    <w:p w14:paraId="37C83819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);</w:t>
      </w:r>
    </w:p>
    <w:p w14:paraId="171CEA68">
      <w:pPr>
        <w:tabs>
          <w:tab w:val="left" w:pos="2520"/>
        </w:tabs>
        <w:rPr>
          <w:rFonts w:cstheme="minorHAnsi"/>
          <w:sz w:val="20"/>
          <w:szCs w:val="20"/>
        </w:rPr>
      </w:pPr>
    </w:p>
    <w:p w14:paraId="4B5961A9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Insert valid sales data</w:t>
      </w:r>
    </w:p>
    <w:p w14:paraId="3F046DFB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INSERT INTO Sales (Product, Quantity, Price, SaleDate) VALUES</w:t>
      </w:r>
    </w:p>
    <w:p w14:paraId="27FC0B01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('Laptop', 2, 75000.00, '2025-02-01'),</w:t>
      </w:r>
    </w:p>
    <w:p w14:paraId="0B3EF085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('Mobile', 5, 20000.00, '2025-02-02'),</w:t>
      </w:r>
    </w:p>
    <w:p w14:paraId="089DD8EA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('Tablet', 3, 30000.00, '2025-02-03'),</w:t>
      </w:r>
    </w:p>
    <w:p w14:paraId="2A973E22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('Laptop', 1, 78000.00, '2025-02-04'),</w:t>
      </w:r>
    </w:p>
    <w:p w14:paraId="07376FE1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('Mobile', 4, 22000.00, '2025-02-05'),</w:t>
      </w:r>
    </w:p>
    <w:p w14:paraId="74CBAFD3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('Tablet', 2, 32000.00, '2025-02-06');</w:t>
      </w:r>
    </w:p>
    <w:p w14:paraId="45252E7C">
      <w:pPr>
        <w:tabs>
          <w:tab w:val="left" w:pos="2520"/>
        </w:tabs>
        <w:rPr>
          <w:rFonts w:cstheme="minorHAnsi"/>
          <w:sz w:val="20"/>
          <w:szCs w:val="20"/>
        </w:rPr>
      </w:pPr>
    </w:p>
    <w:p w14:paraId="3E751633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COUNT queries</w:t>
      </w:r>
    </w:p>
    <w:p w14:paraId="2CE1837C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COUNT(*) AS Total_Sales FROM Sales;</w:t>
      </w:r>
    </w:p>
    <w:p w14:paraId="627E0788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COUNT(DISTINCT Product) AS Unique_Products FROM Sales;</w:t>
      </w:r>
    </w:p>
    <w:p w14:paraId="17F3E44B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Product, COUNT(*) AS Sales_Count FROM Sales GROUP BY Product;</w:t>
      </w:r>
    </w:p>
    <w:p w14:paraId="0289DCB4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SaleDate, COUNT(*) AS Sales_Per_Day FROM Sales GROUP BY SaleDate;</w:t>
      </w:r>
    </w:p>
    <w:p w14:paraId="7DE4957E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COUNT(*) AS High_Quantity_Sales FROM Sales WHERE Quantity &gt; 2;</w:t>
      </w:r>
    </w:p>
    <w:p w14:paraId="4547F424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COUNT(*) AS Sales_This_Month</w:t>
      </w:r>
    </w:p>
    <w:p w14:paraId="746DF319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FROM Sales</w:t>
      </w:r>
    </w:p>
    <w:p w14:paraId="3914071C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MONTH(SaleDate) = MONTH(CURRENT_DATE)</w:t>
      </w:r>
    </w:p>
    <w:p w14:paraId="50618EEB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AND YEAR(SaleDate) = YEAR(CURRENT_DATE);</w:t>
      </w:r>
    </w:p>
    <w:p w14:paraId="49B4ADBB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COUNT(*) AS High_Value_Sales FROM Sales WHERE (Quantity * Price) &gt; 50000;</w:t>
      </w:r>
    </w:p>
    <w:p w14:paraId="3379A90A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Product, COUNT(*) AS High_Value_Transactions</w:t>
      </w:r>
    </w:p>
    <w:p w14:paraId="5D56B0C2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FROM Sales</w:t>
      </w:r>
    </w:p>
    <w:p w14:paraId="61C7F14B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(Quantity * Price) &gt; 40000</w:t>
      </w:r>
    </w:p>
    <w:p w14:paraId="4E80BCE3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GROUP BY Product;</w:t>
      </w:r>
    </w:p>
    <w:p w14:paraId="3BDB26DC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COUNT(*) AS Sales_After_Date FROM Sales WHERE SaleDate &gt; '2025-02-03';</w:t>
      </w:r>
    </w:p>
    <w:p w14:paraId="616E89F4">
      <w:pPr>
        <w:tabs>
          <w:tab w:val="left" w:pos="2520"/>
        </w:tabs>
        <w:rPr>
          <w:rFonts w:cstheme="minorHAnsi"/>
          <w:sz w:val="20"/>
          <w:szCs w:val="20"/>
        </w:rPr>
      </w:pPr>
    </w:p>
    <w:p w14:paraId="68AF5325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SUM queries</w:t>
      </w:r>
    </w:p>
    <w:p w14:paraId="291595CC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SUM(Quantity * Price) AS Total_Revenue FROM Sales;</w:t>
      </w:r>
    </w:p>
    <w:p w14:paraId="3C208767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SUM(Quantity) AS Total_Quantity_Sold FROM Sales;</w:t>
      </w:r>
    </w:p>
    <w:p w14:paraId="46F76185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Product, SUM(Quantity * Price) AS Revenue_Per_Product FROM Sales GROUP BY Product;</w:t>
      </w:r>
    </w:p>
    <w:p w14:paraId="1B6502C3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SaleDate, SUM(Quantity * Price) AS Revenue_Per_Day FROM Sales GROUP BY SaleDate;</w:t>
      </w:r>
    </w:p>
    <w:p w14:paraId="0D27A558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SUM(Quantity * Price) AS Revenue_This_Month</w:t>
      </w:r>
    </w:p>
    <w:p w14:paraId="44FEE4C7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FROM Sales</w:t>
      </w:r>
    </w:p>
    <w:p w14:paraId="019B8EE6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MONTH(SaleDate) = MONTH(CURRENT_DATE)</w:t>
      </w:r>
    </w:p>
    <w:p w14:paraId="47C5B08C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AND YEAR(SaleDate) = YEAR(CURRENT_DATE);</w:t>
      </w:r>
    </w:p>
    <w:p w14:paraId="0612BE09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SUM(Quantity * Price) AS High_Quantity_Revenue FROM Sales WHERE Quantity &gt; 2;</w:t>
      </w:r>
    </w:p>
    <w:p w14:paraId="18110FAD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SUM(Quantity * Price) AS Revenue_After_Date FROM Sales WHERE SaleDate &gt; '2025-02-03';</w:t>
      </w:r>
    </w:p>
    <w:p w14:paraId="6193205C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Product, SUM(Quantity * Price) AS High_Value_Revenue</w:t>
      </w:r>
    </w:p>
    <w:p w14:paraId="644D5252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FROM Sales</w:t>
      </w:r>
    </w:p>
    <w:p w14:paraId="055BF905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(Quantity * Price) &gt; 40000</w:t>
      </w:r>
    </w:p>
    <w:p w14:paraId="346CF781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GROUP BY Product;</w:t>
      </w:r>
    </w:p>
    <w:p w14:paraId="535FDCAA">
      <w:pPr>
        <w:tabs>
          <w:tab w:val="left" w:pos="2520"/>
        </w:tabs>
        <w:rPr>
          <w:rFonts w:cstheme="minorHAnsi"/>
          <w:sz w:val="20"/>
          <w:szCs w:val="20"/>
        </w:rPr>
      </w:pPr>
    </w:p>
    <w:p w14:paraId="1FA14691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AVG queries</w:t>
      </w:r>
    </w:p>
    <w:p w14:paraId="091CF63B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AVG(Price) AS Average_Price FROM Sales;</w:t>
      </w:r>
    </w:p>
    <w:p w14:paraId="371EE8D6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AVG(Quantity) AS Average_Quantity_Sold FROM Sales;</w:t>
      </w:r>
    </w:p>
    <w:p w14:paraId="37D72472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AVG(Quantity * Price) AS Average_Revenue_Per_Transaction FROM Sales;</w:t>
      </w:r>
    </w:p>
    <w:p w14:paraId="539E06EC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Product, AVG(Price) AS Average_Price_Per_Product FROM Sales GROUP BY Product;</w:t>
      </w:r>
    </w:p>
    <w:p w14:paraId="707C7FF2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Product, AVG(Quantity * Price) AS Average_Revenue_Per_Product FROM Sales GROUP BY Product;</w:t>
      </w:r>
    </w:p>
    <w:p w14:paraId="73455C8C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Product, AVG(Quantity) AS Average_Quantity_Per_Product FROM Sales GROUP BY Product;</w:t>
      </w:r>
    </w:p>
    <w:p w14:paraId="46FC6DF4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SaleDate, AVG(Quantity * Price) AS Average_Revenue_Per_Day FROM Sales GROUP BY SaleDate;</w:t>
      </w:r>
    </w:p>
    <w:p w14:paraId="5D1316A9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AVG(Quantity * Price) AS Average_Revenue_This_Month</w:t>
      </w:r>
    </w:p>
    <w:p w14:paraId="40593640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FROM Sales</w:t>
      </w:r>
    </w:p>
    <w:p w14:paraId="3982FB75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MONTH(SaleDate) = MONTH(CURRENT_DATE)</w:t>
      </w:r>
    </w:p>
    <w:p w14:paraId="70F598E8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AND YEAR(SaleDate) = YEAR(CURRENT_DATE);</w:t>
      </w:r>
    </w:p>
    <w:p w14:paraId="18F80195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AVG(Price) AS Avg_Price_High_Quantity_Sales FROM Sales WHERE Quantity &gt; 2;</w:t>
      </w:r>
    </w:p>
    <w:p w14:paraId="7D6169FF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AVG(Quantity * Price) AS Average_Revenue_After_Date FROM Sales WHERE SaleDate &gt; '2025-02-03';</w:t>
      </w:r>
    </w:p>
    <w:p w14:paraId="1D2C56AC">
      <w:pPr>
        <w:tabs>
          <w:tab w:val="left" w:pos="2520"/>
        </w:tabs>
        <w:rPr>
          <w:rFonts w:cstheme="minorHAnsi"/>
          <w:sz w:val="20"/>
          <w:szCs w:val="20"/>
        </w:rPr>
      </w:pPr>
    </w:p>
    <w:p w14:paraId="4905C1DA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 MIN and MAX queries</w:t>
      </w:r>
    </w:p>
    <w:p w14:paraId="7CEA98F7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MIN(Price) AS Min_Price, MAX(Price) AS Max_Price FROM Sales;</w:t>
      </w:r>
    </w:p>
    <w:p w14:paraId="4EFB3497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MIN(Quantity) AS Min_Quantity_Sold, MAX(Quantity) AS Max_Quantity_Sold FROM Sales;</w:t>
      </w:r>
    </w:p>
    <w:p w14:paraId="161D5E3F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MIN(Quantity * Price) AS Min_Revenue, MAX(Quantity * Price) AS Max_Revenue FROM Sales;</w:t>
      </w:r>
    </w:p>
    <w:p w14:paraId="7FB5651C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Product, MIN(Price) AS Min_Price_Per_Product, MAX(Price) AS Max_Price_Per_Product FROM Sales GROUP BY Product;</w:t>
      </w:r>
    </w:p>
    <w:p w14:paraId="6CF4D549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Product, MIN(Quantity * Price) AS Min_Revenue_Per_Product, MAX(Quantity * Price) AS Max_Revenue_Per_Product FROM Sales GROUP BY Product;</w:t>
      </w:r>
    </w:p>
    <w:p w14:paraId="07A743F0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Product, MIN(Quantity) AS Min_Quantity_Per_Product, MAX(Quantity) AS Max_Quantity_Per_Product FROM Sales GROUP BY Product;</w:t>
      </w:r>
    </w:p>
    <w:p w14:paraId="36E60FC0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SaleDate, MIN(Quantity * Price) AS Min_Revenue_Per_Day, MAX(Quantity * Price) AS Max_Revenue_Per_Day FROM Sales GROUP BY SaleDate;</w:t>
      </w:r>
    </w:p>
    <w:p w14:paraId="32F7101E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MIN(Quantity * Price) AS Min_Revenue_This_Month, MAX(Quantity * Price) AS Max_Revenue_This_Month</w:t>
      </w:r>
    </w:p>
    <w:p w14:paraId="4B3220CB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FROM Sales</w:t>
      </w:r>
    </w:p>
    <w:p w14:paraId="5D20FA0A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WHERE MONTH(SaleDate) = MONTH(CURRENT_DATE)</w:t>
      </w:r>
    </w:p>
    <w:p w14:paraId="552539DB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AND YEAR(SaleDate) = YEAR(CURRENT_DATE);</w:t>
      </w:r>
    </w:p>
    <w:p w14:paraId="102979CD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MIN(Price) AS Min_Price_High_Quantity_Sales, MAX(Price) AS Max_Price_High_Quantity_Sales FROM Sales WHERE Quantity &gt; 2;</w:t>
      </w:r>
    </w:p>
    <w:p w14:paraId="29102A41">
      <w:pPr>
        <w:tabs>
          <w:tab w:val="left" w:pos="2520"/>
        </w:tabs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SELECT MIN(Quantity * Price) AS Min_Revenue_After_Date, MAX(Quantity * Price) AS Max_Revenue_After_Date FROM Sales WHERE SaleDate &gt; '2025-02-03';</w:t>
      </w:r>
    </w:p>
    <w:p w14:paraId="60D68CB4">
      <w:pPr>
        <w:tabs>
          <w:tab w:val="left" w:pos="2520"/>
        </w:tabs>
        <w:rPr>
          <w:rFonts w:cstheme="minorHAnsi"/>
          <w:sz w:val="20"/>
          <w:szCs w:val="20"/>
        </w:rPr>
      </w:pPr>
    </w:p>
    <w:p w14:paraId="59C16587">
      <w:pPr>
        <w:tabs>
          <w:tab w:val="left" w:pos="2520"/>
        </w:tabs>
        <w:rPr>
          <w:rFonts w:cstheme="minorHAnsi"/>
          <w:sz w:val="20"/>
          <w:szCs w:val="20"/>
        </w:rPr>
      </w:pPr>
    </w:p>
    <w:p w14:paraId="483887DC">
      <w:pPr>
        <w:tabs>
          <w:tab w:val="left" w:pos="2520"/>
        </w:tabs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441960</wp:posOffset>
            </wp:positionV>
            <wp:extent cx="6103620" cy="3657600"/>
            <wp:effectExtent l="0" t="0" r="0" b="0"/>
            <wp:wrapSquare wrapText="bothSides"/>
            <wp:docPr id="6646611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61187" name="Picture 9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32"/>
          <w:szCs w:val="32"/>
          <w:u w:val="single"/>
        </w:rPr>
        <w:t>Output :</w:t>
      </w:r>
    </w:p>
    <w:p w14:paraId="5F04D305">
      <w:pPr>
        <w:tabs>
          <w:tab w:val="left" w:pos="2520"/>
        </w:tabs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drawing>
          <wp:inline distT="0" distB="0" distL="0" distR="0">
            <wp:extent cx="6195060" cy="3825240"/>
            <wp:effectExtent l="0" t="0" r="0" b="3810"/>
            <wp:docPr id="8238071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07150" name="Picture 2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32"/>
          <w:szCs w:val="32"/>
          <w:u w:val="single"/>
        </w:rPr>
        <w:drawing>
          <wp:inline distT="0" distB="0" distL="0" distR="0">
            <wp:extent cx="6195060" cy="3970020"/>
            <wp:effectExtent l="0" t="0" r="0" b="0"/>
            <wp:docPr id="15833240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24066" name="Picture 2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32"/>
          <w:szCs w:val="32"/>
          <w:u w:val="singl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-144780</wp:posOffset>
            </wp:positionH>
            <wp:positionV relativeFrom="paragraph">
              <wp:posOffset>0</wp:posOffset>
            </wp:positionV>
            <wp:extent cx="6134100" cy="3970020"/>
            <wp:effectExtent l="0" t="0" r="0" b="0"/>
            <wp:wrapSquare wrapText="bothSides"/>
            <wp:docPr id="19425023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02337" name="Picture 2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32"/>
          <w:szCs w:val="32"/>
          <w:u w:val="single"/>
        </w:rPr>
        <w:drawing>
          <wp:inline distT="0" distB="0" distL="0" distR="0">
            <wp:extent cx="6134100" cy="4130040"/>
            <wp:effectExtent l="0" t="0" r="0" b="3810"/>
            <wp:docPr id="1771653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5398" name="Picture 25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140">
      <w:pPr>
        <w:rPr>
          <w:rFonts w:cstheme="minorHAnsi"/>
          <w:b/>
          <w:bCs/>
          <w:sz w:val="32"/>
          <w:szCs w:val="32"/>
          <w:u w:val="single"/>
        </w:rPr>
      </w:pPr>
    </w:p>
    <w:p w14:paraId="2985B4E9">
      <w:pPr>
        <w:jc w:val="center"/>
        <w:rPr>
          <w:sz w:val="40"/>
          <w:szCs w:val="40"/>
        </w:rPr>
      </w:pPr>
      <w:r>
        <w:rPr>
          <w:rFonts w:ascii="Arial Black" w:hAnsi="Arial Black"/>
          <w:b/>
          <w:bCs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-333375</wp:posOffset>
                </wp:positionH>
                <wp:positionV relativeFrom="paragraph">
                  <wp:posOffset>563880</wp:posOffset>
                </wp:positionV>
                <wp:extent cx="6648450" cy="28575"/>
                <wp:effectExtent l="0" t="0" r="19050" b="28575"/>
                <wp:wrapNone/>
                <wp:docPr id="1653841270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o:spt="20" style="position:absolute;left:0pt;flip:y;margin-left:-26.25pt;margin-top:44.4pt;height:2.25pt;width:523.5pt;z-index:251677696;mso-width-relative:page;mso-height-relative:page;" filled="f" stroked="t" coordsize="21600,21600" o:gfxdata="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lNYvy2AAA&#10;AAkBAAAPAAAAAAAAAAEAIAAAACIAAABkcnMvZG93bnJldi54bWxQSwECFAAUAAAACACHTuJAc0/t&#10;TeUBAADNAwAADgAAAAAAAAABACAAAAAnAQAAZHJzL2Uyb0RvYy54bWxQSwUGAAAAAAYABgBZAQAA&#10;fg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Arial Black" w:hAnsi="Arial Black"/>
          <w:b/>
          <w:bCs/>
          <w:sz w:val="40"/>
          <w:szCs w:val="40"/>
        </w:rPr>
        <w:t>Lab File – Practical 8 :</w:t>
      </w:r>
    </w:p>
    <w:p w14:paraId="781C6BA3">
      <w:pPr>
        <w:rPr>
          <w:b/>
          <w:bCs/>
          <w:sz w:val="32"/>
          <w:szCs w:val="32"/>
          <w:u w:val="single"/>
        </w:rPr>
      </w:pPr>
    </w:p>
    <w:p w14:paraId="56CEB7C8">
      <w:pPr>
        <w:rPr>
          <w:sz w:val="24"/>
          <w:szCs w:val="24"/>
        </w:rPr>
      </w:pPr>
      <w:r>
        <w:rPr>
          <w:b/>
          <w:bCs/>
          <w:sz w:val="32"/>
          <w:szCs w:val="32"/>
          <w:u w:val="single"/>
        </w:rPr>
        <w:t xml:space="preserve">Aim : </w:t>
      </w:r>
      <w:r>
        <w:rPr>
          <w:sz w:val="24"/>
          <w:szCs w:val="24"/>
        </w:rPr>
        <w:t>Given Customers and Orders tables, write SQL queries to perform INNER JOIN, LEFT JOIN, and RIGHT JOIN to retrieve combined data for customer orders.</w:t>
      </w:r>
    </w:p>
    <w:p w14:paraId="785A9683">
      <w:pPr>
        <w:rPr>
          <w:sz w:val="16"/>
          <w:szCs w:val="16"/>
        </w:rPr>
      </w:pPr>
    </w:p>
    <w:p w14:paraId="22C2E31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 :</w:t>
      </w:r>
    </w:p>
    <w:p w14:paraId="51343A38">
      <w:pPr>
        <w:rPr>
          <w:sz w:val="20"/>
          <w:szCs w:val="20"/>
        </w:rPr>
      </w:pPr>
      <w:r>
        <w:rPr>
          <w:sz w:val="20"/>
          <w:szCs w:val="20"/>
        </w:rPr>
        <w:t>-- Create Customers table</w:t>
      </w:r>
    </w:p>
    <w:p w14:paraId="074D9AE1">
      <w:pPr>
        <w:rPr>
          <w:sz w:val="20"/>
          <w:szCs w:val="20"/>
        </w:rPr>
      </w:pPr>
      <w:r>
        <w:rPr>
          <w:sz w:val="20"/>
          <w:szCs w:val="20"/>
        </w:rPr>
        <w:t>CREATE TABLE Customers (</w:t>
      </w:r>
    </w:p>
    <w:p w14:paraId="473B544C">
      <w:pPr>
        <w:rPr>
          <w:sz w:val="20"/>
          <w:szCs w:val="20"/>
        </w:rPr>
      </w:pPr>
      <w:r>
        <w:rPr>
          <w:sz w:val="20"/>
          <w:szCs w:val="20"/>
        </w:rPr>
        <w:t xml:space="preserve">    customer_id INT PRIMARY KEY,</w:t>
      </w:r>
    </w:p>
    <w:p w14:paraId="4A1DC80B">
      <w:pPr>
        <w:rPr>
          <w:sz w:val="20"/>
          <w:szCs w:val="20"/>
        </w:rPr>
      </w:pPr>
      <w:r>
        <w:rPr>
          <w:sz w:val="20"/>
          <w:szCs w:val="20"/>
        </w:rPr>
        <w:t xml:space="preserve">    customer_name VARCHAR(100) NOT NULL</w:t>
      </w:r>
    </w:p>
    <w:p w14:paraId="73901F11">
      <w:pPr>
        <w:rPr>
          <w:sz w:val="20"/>
          <w:szCs w:val="20"/>
        </w:rPr>
      </w:pPr>
      <w:r>
        <w:rPr>
          <w:sz w:val="20"/>
          <w:szCs w:val="20"/>
        </w:rPr>
        <w:t>);</w:t>
      </w:r>
    </w:p>
    <w:p w14:paraId="7B04BD8B">
      <w:pPr>
        <w:rPr>
          <w:sz w:val="20"/>
          <w:szCs w:val="20"/>
        </w:rPr>
      </w:pPr>
    </w:p>
    <w:p w14:paraId="7FE86CC3">
      <w:pPr>
        <w:rPr>
          <w:sz w:val="20"/>
          <w:szCs w:val="20"/>
        </w:rPr>
      </w:pPr>
      <w:r>
        <w:rPr>
          <w:sz w:val="20"/>
          <w:szCs w:val="20"/>
        </w:rPr>
        <w:t>-- Create Orders table with foreign key referencing Customers</w:t>
      </w:r>
    </w:p>
    <w:p w14:paraId="12A16B01">
      <w:pPr>
        <w:rPr>
          <w:sz w:val="20"/>
          <w:szCs w:val="20"/>
        </w:rPr>
      </w:pPr>
      <w:r>
        <w:rPr>
          <w:sz w:val="20"/>
          <w:szCs w:val="20"/>
        </w:rPr>
        <w:t>CREATE TABLE Orders (</w:t>
      </w:r>
    </w:p>
    <w:p w14:paraId="5592CA12">
      <w:pPr>
        <w:rPr>
          <w:sz w:val="20"/>
          <w:szCs w:val="20"/>
        </w:rPr>
      </w:pPr>
      <w:r>
        <w:rPr>
          <w:sz w:val="20"/>
          <w:szCs w:val="20"/>
        </w:rPr>
        <w:t xml:space="preserve">    order_id INT PRIMARY KEY,</w:t>
      </w:r>
    </w:p>
    <w:p w14:paraId="7B5F0407">
      <w:pPr>
        <w:rPr>
          <w:sz w:val="20"/>
          <w:szCs w:val="20"/>
        </w:rPr>
      </w:pPr>
      <w:r>
        <w:rPr>
          <w:sz w:val="20"/>
          <w:szCs w:val="20"/>
        </w:rPr>
        <w:t xml:space="preserve">    order_date DATE NOT NULL,</w:t>
      </w:r>
    </w:p>
    <w:p w14:paraId="072A8B8A">
      <w:pPr>
        <w:rPr>
          <w:sz w:val="20"/>
          <w:szCs w:val="20"/>
        </w:rPr>
      </w:pPr>
      <w:r>
        <w:rPr>
          <w:sz w:val="20"/>
          <w:szCs w:val="20"/>
        </w:rPr>
        <w:t xml:space="preserve">    customer_id INT,</w:t>
      </w:r>
    </w:p>
    <w:p w14:paraId="0637DE84">
      <w:pPr>
        <w:rPr>
          <w:sz w:val="20"/>
          <w:szCs w:val="20"/>
        </w:rPr>
      </w:pPr>
      <w:r>
        <w:rPr>
          <w:sz w:val="20"/>
          <w:szCs w:val="20"/>
        </w:rPr>
        <w:t xml:space="preserve">    FOREIGN KEY (customer_id) REFERENCES Customers(customer_id)</w:t>
      </w:r>
    </w:p>
    <w:p w14:paraId="286015F7">
      <w:pPr>
        <w:rPr>
          <w:sz w:val="20"/>
          <w:szCs w:val="20"/>
        </w:rPr>
      </w:pPr>
      <w:r>
        <w:rPr>
          <w:sz w:val="20"/>
          <w:szCs w:val="20"/>
        </w:rPr>
        <w:t>);</w:t>
      </w:r>
    </w:p>
    <w:p w14:paraId="09377E6C">
      <w:pPr>
        <w:rPr>
          <w:sz w:val="20"/>
          <w:szCs w:val="20"/>
        </w:rPr>
      </w:pPr>
    </w:p>
    <w:p w14:paraId="30F9B8F9">
      <w:pPr>
        <w:rPr>
          <w:sz w:val="20"/>
          <w:szCs w:val="20"/>
        </w:rPr>
      </w:pPr>
      <w:r>
        <w:rPr>
          <w:sz w:val="20"/>
          <w:szCs w:val="20"/>
        </w:rPr>
        <w:t>-- Insert into Customers</w:t>
      </w:r>
    </w:p>
    <w:p w14:paraId="7739E3B9">
      <w:pPr>
        <w:rPr>
          <w:sz w:val="20"/>
          <w:szCs w:val="20"/>
        </w:rPr>
      </w:pPr>
      <w:r>
        <w:rPr>
          <w:sz w:val="20"/>
          <w:szCs w:val="20"/>
        </w:rPr>
        <w:t>INSERT INTO Customers (customer_id, customer_name) VALUES</w:t>
      </w:r>
    </w:p>
    <w:p w14:paraId="02E2240D">
      <w:pPr>
        <w:rPr>
          <w:sz w:val="20"/>
          <w:szCs w:val="20"/>
        </w:rPr>
      </w:pPr>
      <w:r>
        <w:rPr>
          <w:sz w:val="20"/>
          <w:szCs w:val="20"/>
        </w:rPr>
        <w:t>(1, 'YASH'),</w:t>
      </w:r>
    </w:p>
    <w:p w14:paraId="388DB34E">
      <w:pPr>
        <w:rPr>
          <w:sz w:val="20"/>
          <w:szCs w:val="20"/>
        </w:rPr>
      </w:pPr>
      <w:r>
        <w:rPr>
          <w:sz w:val="20"/>
          <w:szCs w:val="20"/>
        </w:rPr>
        <w:t>(2, 'Bob'),</w:t>
      </w:r>
    </w:p>
    <w:p w14:paraId="2F24941A">
      <w:pPr>
        <w:rPr>
          <w:sz w:val="20"/>
          <w:szCs w:val="20"/>
        </w:rPr>
      </w:pPr>
      <w:r>
        <w:rPr>
          <w:sz w:val="20"/>
          <w:szCs w:val="20"/>
        </w:rPr>
        <w:t>(3, 'Charlie'),</w:t>
      </w:r>
    </w:p>
    <w:p w14:paraId="29526EFB">
      <w:pPr>
        <w:rPr>
          <w:sz w:val="20"/>
          <w:szCs w:val="20"/>
        </w:rPr>
      </w:pPr>
      <w:r>
        <w:rPr>
          <w:sz w:val="20"/>
          <w:szCs w:val="20"/>
        </w:rPr>
        <w:t>(4, 'David');</w:t>
      </w:r>
    </w:p>
    <w:p w14:paraId="5A785C3D">
      <w:pPr>
        <w:rPr>
          <w:sz w:val="20"/>
          <w:szCs w:val="20"/>
        </w:rPr>
      </w:pPr>
    </w:p>
    <w:p w14:paraId="56776DD2">
      <w:pPr>
        <w:rPr>
          <w:sz w:val="20"/>
          <w:szCs w:val="20"/>
        </w:rPr>
      </w:pPr>
      <w:r>
        <w:rPr>
          <w:sz w:val="20"/>
          <w:szCs w:val="20"/>
        </w:rPr>
        <w:t>-- Insert into Orders</w:t>
      </w:r>
    </w:p>
    <w:p w14:paraId="3EBCED14">
      <w:pPr>
        <w:rPr>
          <w:sz w:val="20"/>
          <w:szCs w:val="20"/>
        </w:rPr>
      </w:pPr>
      <w:r>
        <w:rPr>
          <w:sz w:val="20"/>
          <w:szCs w:val="20"/>
        </w:rPr>
        <w:t>INSERT INTO Orders (order_id, order_date, customer_id) VALUES</w:t>
      </w:r>
    </w:p>
    <w:p w14:paraId="70DFDF4C">
      <w:pPr>
        <w:rPr>
          <w:sz w:val="20"/>
          <w:szCs w:val="20"/>
        </w:rPr>
      </w:pPr>
      <w:r>
        <w:rPr>
          <w:sz w:val="20"/>
          <w:szCs w:val="20"/>
        </w:rPr>
        <w:t>(101, '2024-01-01', 1),</w:t>
      </w:r>
    </w:p>
    <w:p w14:paraId="578647F1">
      <w:pPr>
        <w:rPr>
          <w:sz w:val="20"/>
          <w:szCs w:val="20"/>
        </w:rPr>
      </w:pPr>
      <w:r>
        <w:rPr>
          <w:sz w:val="20"/>
          <w:szCs w:val="20"/>
        </w:rPr>
        <w:t>(102, '2024-01-02', 2),</w:t>
      </w:r>
    </w:p>
    <w:p w14:paraId="5582C097">
      <w:pPr>
        <w:rPr>
          <w:sz w:val="20"/>
          <w:szCs w:val="20"/>
        </w:rPr>
      </w:pPr>
      <w:r>
        <w:rPr>
          <w:sz w:val="20"/>
          <w:szCs w:val="20"/>
        </w:rPr>
        <w:t>(103, '2024-01-03', 4);</w:t>
      </w:r>
    </w:p>
    <w:p w14:paraId="14234B1B">
      <w:pPr>
        <w:rPr>
          <w:sz w:val="20"/>
          <w:szCs w:val="20"/>
        </w:rPr>
      </w:pPr>
    </w:p>
    <w:p w14:paraId="29051404">
      <w:pPr>
        <w:rPr>
          <w:sz w:val="20"/>
          <w:szCs w:val="20"/>
        </w:rPr>
      </w:pPr>
      <w:r>
        <w:rPr>
          <w:sz w:val="20"/>
          <w:szCs w:val="20"/>
        </w:rPr>
        <w:t>-- Show Customers table</w:t>
      </w:r>
    </w:p>
    <w:p w14:paraId="42DDA2B0">
      <w:pPr>
        <w:rPr>
          <w:sz w:val="20"/>
          <w:szCs w:val="20"/>
        </w:rPr>
      </w:pPr>
      <w:r>
        <w:rPr>
          <w:sz w:val="20"/>
          <w:szCs w:val="20"/>
        </w:rPr>
        <w:t>SELECT * FROM Customers;</w:t>
      </w:r>
    </w:p>
    <w:p w14:paraId="4BB70D7B">
      <w:pPr>
        <w:rPr>
          <w:sz w:val="20"/>
          <w:szCs w:val="20"/>
        </w:rPr>
      </w:pPr>
    </w:p>
    <w:p w14:paraId="488D15D4">
      <w:pPr>
        <w:rPr>
          <w:sz w:val="20"/>
          <w:szCs w:val="20"/>
        </w:rPr>
      </w:pPr>
      <w:r>
        <w:rPr>
          <w:sz w:val="20"/>
          <w:szCs w:val="20"/>
        </w:rPr>
        <w:t>-- Show Orders table</w:t>
      </w:r>
    </w:p>
    <w:p w14:paraId="678B404D">
      <w:pPr>
        <w:rPr>
          <w:sz w:val="20"/>
          <w:szCs w:val="20"/>
        </w:rPr>
      </w:pPr>
      <w:r>
        <w:rPr>
          <w:sz w:val="20"/>
          <w:szCs w:val="20"/>
        </w:rPr>
        <w:t>SELECT * FROM Orders;</w:t>
      </w:r>
    </w:p>
    <w:p w14:paraId="642EC574">
      <w:pPr>
        <w:rPr>
          <w:sz w:val="20"/>
          <w:szCs w:val="20"/>
        </w:rPr>
      </w:pPr>
    </w:p>
    <w:p w14:paraId="7159DA2A">
      <w:pPr>
        <w:rPr>
          <w:sz w:val="20"/>
          <w:szCs w:val="20"/>
        </w:rPr>
      </w:pPr>
      <w:r>
        <w:rPr>
          <w:sz w:val="20"/>
          <w:szCs w:val="20"/>
        </w:rPr>
        <w:t>-- INNER JOIN - Only matching customer &amp; order records</w:t>
      </w:r>
    </w:p>
    <w:p w14:paraId="1F137419">
      <w:pPr>
        <w:rPr>
          <w:sz w:val="20"/>
          <w:szCs w:val="20"/>
        </w:rPr>
      </w:pPr>
      <w:r>
        <w:rPr>
          <w:sz w:val="20"/>
          <w:szCs w:val="20"/>
        </w:rPr>
        <w:t>SELECT</w:t>
      </w:r>
    </w:p>
    <w:p w14:paraId="485999DB">
      <w:pPr>
        <w:rPr>
          <w:sz w:val="20"/>
          <w:szCs w:val="20"/>
        </w:rPr>
      </w:pPr>
      <w:r>
        <w:rPr>
          <w:sz w:val="20"/>
          <w:szCs w:val="20"/>
        </w:rPr>
        <w:t xml:space="preserve">    c.customer_id,</w:t>
      </w:r>
    </w:p>
    <w:p w14:paraId="307037EF">
      <w:pPr>
        <w:rPr>
          <w:sz w:val="20"/>
          <w:szCs w:val="20"/>
        </w:rPr>
      </w:pPr>
      <w:r>
        <w:rPr>
          <w:sz w:val="20"/>
          <w:szCs w:val="20"/>
        </w:rPr>
        <w:t xml:space="preserve">    c.customer_name,</w:t>
      </w:r>
    </w:p>
    <w:p w14:paraId="5C1E8957">
      <w:pPr>
        <w:rPr>
          <w:sz w:val="20"/>
          <w:szCs w:val="20"/>
        </w:rPr>
      </w:pPr>
      <w:r>
        <w:rPr>
          <w:sz w:val="20"/>
          <w:szCs w:val="20"/>
        </w:rPr>
        <w:t xml:space="preserve">    o.order_id,</w:t>
      </w:r>
    </w:p>
    <w:p w14:paraId="1A87AD51">
      <w:pPr>
        <w:rPr>
          <w:sz w:val="20"/>
          <w:szCs w:val="20"/>
        </w:rPr>
      </w:pPr>
      <w:r>
        <w:rPr>
          <w:sz w:val="20"/>
          <w:szCs w:val="20"/>
        </w:rPr>
        <w:t xml:space="preserve">    o.order_date</w:t>
      </w:r>
    </w:p>
    <w:p w14:paraId="6210C6AE">
      <w:pPr>
        <w:rPr>
          <w:sz w:val="20"/>
          <w:szCs w:val="20"/>
        </w:rPr>
      </w:pPr>
      <w:r>
        <w:rPr>
          <w:sz w:val="20"/>
          <w:szCs w:val="20"/>
        </w:rPr>
        <w:t>FROM</w:t>
      </w:r>
    </w:p>
    <w:p w14:paraId="38A2DB47">
      <w:pPr>
        <w:rPr>
          <w:sz w:val="20"/>
          <w:szCs w:val="20"/>
        </w:rPr>
      </w:pPr>
      <w:r>
        <w:rPr>
          <w:sz w:val="20"/>
          <w:szCs w:val="20"/>
        </w:rPr>
        <w:t xml:space="preserve">    Customers c</w:t>
      </w:r>
    </w:p>
    <w:p w14:paraId="5AC2F301">
      <w:pPr>
        <w:rPr>
          <w:sz w:val="20"/>
          <w:szCs w:val="20"/>
        </w:rPr>
      </w:pPr>
      <w:r>
        <w:rPr>
          <w:sz w:val="20"/>
          <w:szCs w:val="20"/>
        </w:rPr>
        <w:t>INNER JOIN</w:t>
      </w:r>
    </w:p>
    <w:p w14:paraId="03F160C2">
      <w:pPr>
        <w:rPr>
          <w:sz w:val="20"/>
          <w:szCs w:val="20"/>
        </w:rPr>
      </w:pPr>
      <w:r>
        <w:rPr>
          <w:sz w:val="20"/>
          <w:szCs w:val="20"/>
        </w:rPr>
        <w:t xml:space="preserve">    Orders o</w:t>
      </w:r>
    </w:p>
    <w:p w14:paraId="5E199B76">
      <w:pPr>
        <w:rPr>
          <w:sz w:val="20"/>
          <w:szCs w:val="20"/>
        </w:rPr>
      </w:pPr>
      <w:r>
        <w:rPr>
          <w:sz w:val="20"/>
          <w:szCs w:val="20"/>
        </w:rPr>
        <w:t>ON</w:t>
      </w:r>
    </w:p>
    <w:p w14:paraId="176DE56C">
      <w:pPr>
        <w:rPr>
          <w:sz w:val="20"/>
          <w:szCs w:val="20"/>
        </w:rPr>
      </w:pPr>
      <w:r>
        <w:rPr>
          <w:sz w:val="20"/>
          <w:szCs w:val="20"/>
        </w:rPr>
        <w:t xml:space="preserve">    c.customer_id = o.customer_id;</w:t>
      </w:r>
    </w:p>
    <w:p w14:paraId="6E0714C2">
      <w:pPr>
        <w:rPr>
          <w:sz w:val="20"/>
          <w:szCs w:val="20"/>
        </w:rPr>
      </w:pPr>
    </w:p>
    <w:p w14:paraId="20B43CFB">
      <w:pPr>
        <w:rPr>
          <w:sz w:val="20"/>
          <w:szCs w:val="20"/>
        </w:rPr>
      </w:pPr>
      <w:r>
        <w:rPr>
          <w:sz w:val="20"/>
          <w:szCs w:val="20"/>
        </w:rPr>
        <w:t>-- LEFT JOIN - All Customers with their Orders (if any)</w:t>
      </w:r>
    </w:p>
    <w:p w14:paraId="3D942F3E">
      <w:pPr>
        <w:rPr>
          <w:sz w:val="20"/>
          <w:szCs w:val="20"/>
        </w:rPr>
      </w:pPr>
      <w:r>
        <w:rPr>
          <w:sz w:val="20"/>
          <w:szCs w:val="20"/>
        </w:rPr>
        <w:t>SELECT</w:t>
      </w:r>
    </w:p>
    <w:p w14:paraId="78E530FE">
      <w:pPr>
        <w:rPr>
          <w:sz w:val="20"/>
          <w:szCs w:val="20"/>
        </w:rPr>
      </w:pPr>
      <w:r>
        <w:rPr>
          <w:sz w:val="20"/>
          <w:szCs w:val="20"/>
        </w:rPr>
        <w:t xml:space="preserve">    c.customer_id,</w:t>
      </w:r>
    </w:p>
    <w:p w14:paraId="0B956774">
      <w:pPr>
        <w:rPr>
          <w:sz w:val="20"/>
          <w:szCs w:val="20"/>
        </w:rPr>
      </w:pPr>
      <w:r>
        <w:rPr>
          <w:sz w:val="20"/>
          <w:szCs w:val="20"/>
        </w:rPr>
        <w:t xml:space="preserve">    c.customer_name,</w:t>
      </w:r>
    </w:p>
    <w:p w14:paraId="7DAE8542">
      <w:pPr>
        <w:rPr>
          <w:sz w:val="20"/>
          <w:szCs w:val="20"/>
        </w:rPr>
      </w:pPr>
      <w:r>
        <w:rPr>
          <w:sz w:val="20"/>
          <w:szCs w:val="20"/>
        </w:rPr>
        <w:t xml:space="preserve">    o.order_id,</w:t>
      </w:r>
    </w:p>
    <w:p w14:paraId="2B3B370E">
      <w:pPr>
        <w:rPr>
          <w:sz w:val="20"/>
          <w:szCs w:val="20"/>
        </w:rPr>
      </w:pPr>
      <w:r>
        <w:rPr>
          <w:sz w:val="20"/>
          <w:szCs w:val="20"/>
        </w:rPr>
        <w:t xml:space="preserve">    o.order_date</w:t>
      </w:r>
    </w:p>
    <w:p w14:paraId="19BBD427">
      <w:pPr>
        <w:rPr>
          <w:sz w:val="20"/>
          <w:szCs w:val="20"/>
        </w:rPr>
      </w:pPr>
      <w:r>
        <w:rPr>
          <w:sz w:val="20"/>
          <w:szCs w:val="20"/>
        </w:rPr>
        <w:t>FROM</w:t>
      </w:r>
    </w:p>
    <w:p w14:paraId="55C69B42">
      <w:pPr>
        <w:rPr>
          <w:sz w:val="20"/>
          <w:szCs w:val="20"/>
        </w:rPr>
      </w:pPr>
      <w:r>
        <w:rPr>
          <w:sz w:val="20"/>
          <w:szCs w:val="20"/>
        </w:rPr>
        <w:t xml:space="preserve">    Customers c</w:t>
      </w:r>
    </w:p>
    <w:p w14:paraId="3F3F0A91">
      <w:pPr>
        <w:rPr>
          <w:sz w:val="20"/>
          <w:szCs w:val="20"/>
        </w:rPr>
      </w:pPr>
      <w:r>
        <w:rPr>
          <w:sz w:val="20"/>
          <w:szCs w:val="20"/>
        </w:rPr>
        <w:t>LEFT JOIN</w:t>
      </w:r>
    </w:p>
    <w:p w14:paraId="7085437A">
      <w:pPr>
        <w:rPr>
          <w:sz w:val="20"/>
          <w:szCs w:val="20"/>
        </w:rPr>
      </w:pPr>
      <w:r>
        <w:rPr>
          <w:sz w:val="20"/>
          <w:szCs w:val="20"/>
        </w:rPr>
        <w:t xml:space="preserve">    Orders o</w:t>
      </w:r>
    </w:p>
    <w:p w14:paraId="437A8140">
      <w:pPr>
        <w:rPr>
          <w:sz w:val="20"/>
          <w:szCs w:val="20"/>
        </w:rPr>
      </w:pPr>
      <w:r>
        <w:rPr>
          <w:sz w:val="20"/>
          <w:szCs w:val="20"/>
        </w:rPr>
        <w:t>ON</w:t>
      </w:r>
    </w:p>
    <w:p w14:paraId="4DBD5DAC">
      <w:pPr>
        <w:rPr>
          <w:sz w:val="20"/>
          <w:szCs w:val="20"/>
        </w:rPr>
      </w:pPr>
      <w:r>
        <w:rPr>
          <w:sz w:val="20"/>
          <w:szCs w:val="20"/>
        </w:rPr>
        <w:t xml:space="preserve">    c.customer_id = o.customer_id;</w:t>
      </w:r>
    </w:p>
    <w:p w14:paraId="74BF7F20">
      <w:pPr>
        <w:rPr>
          <w:sz w:val="20"/>
          <w:szCs w:val="20"/>
        </w:rPr>
      </w:pPr>
    </w:p>
    <w:p w14:paraId="717CE130">
      <w:pPr>
        <w:rPr>
          <w:sz w:val="20"/>
          <w:szCs w:val="20"/>
        </w:rPr>
      </w:pPr>
      <w:r>
        <w:rPr>
          <w:sz w:val="20"/>
          <w:szCs w:val="20"/>
        </w:rPr>
        <w:t>-- RIGHT JOIN - All Orders with Customer details (if any)</w:t>
      </w:r>
    </w:p>
    <w:p w14:paraId="5ED7E44C">
      <w:pPr>
        <w:rPr>
          <w:sz w:val="20"/>
          <w:szCs w:val="20"/>
        </w:rPr>
      </w:pPr>
      <w:r>
        <w:rPr>
          <w:sz w:val="20"/>
          <w:szCs w:val="20"/>
        </w:rPr>
        <w:t>SELECT</w:t>
      </w:r>
    </w:p>
    <w:p w14:paraId="1B5E2D2D">
      <w:pPr>
        <w:rPr>
          <w:sz w:val="20"/>
          <w:szCs w:val="20"/>
        </w:rPr>
      </w:pPr>
      <w:r>
        <w:rPr>
          <w:sz w:val="20"/>
          <w:szCs w:val="20"/>
        </w:rPr>
        <w:t xml:space="preserve">    c.customer_id,</w:t>
      </w:r>
    </w:p>
    <w:p w14:paraId="06F7CA9A">
      <w:pPr>
        <w:rPr>
          <w:sz w:val="20"/>
          <w:szCs w:val="20"/>
        </w:rPr>
      </w:pPr>
      <w:r>
        <w:rPr>
          <w:sz w:val="20"/>
          <w:szCs w:val="20"/>
        </w:rPr>
        <w:t xml:space="preserve">    c.customer_name,</w:t>
      </w:r>
    </w:p>
    <w:p w14:paraId="6B2432B6">
      <w:pPr>
        <w:rPr>
          <w:sz w:val="20"/>
          <w:szCs w:val="20"/>
        </w:rPr>
      </w:pPr>
      <w:r>
        <w:rPr>
          <w:sz w:val="20"/>
          <w:szCs w:val="20"/>
        </w:rPr>
        <w:t xml:space="preserve">    o.order_id,</w:t>
      </w:r>
    </w:p>
    <w:p w14:paraId="66BA55DE">
      <w:pPr>
        <w:rPr>
          <w:sz w:val="20"/>
          <w:szCs w:val="20"/>
        </w:rPr>
      </w:pPr>
      <w:r>
        <w:rPr>
          <w:sz w:val="20"/>
          <w:szCs w:val="20"/>
        </w:rPr>
        <w:t xml:space="preserve">    o.order_date</w:t>
      </w:r>
    </w:p>
    <w:p w14:paraId="157D1944">
      <w:pPr>
        <w:rPr>
          <w:sz w:val="20"/>
          <w:szCs w:val="20"/>
        </w:rPr>
      </w:pPr>
      <w:r>
        <w:rPr>
          <w:sz w:val="20"/>
          <w:szCs w:val="20"/>
        </w:rPr>
        <w:t>FROM</w:t>
      </w:r>
    </w:p>
    <w:p w14:paraId="7B3F0397">
      <w:pPr>
        <w:rPr>
          <w:sz w:val="20"/>
          <w:szCs w:val="20"/>
        </w:rPr>
      </w:pPr>
      <w:r>
        <w:rPr>
          <w:sz w:val="20"/>
          <w:szCs w:val="20"/>
        </w:rPr>
        <w:t xml:space="preserve">    Customers c</w:t>
      </w:r>
    </w:p>
    <w:p w14:paraId="3B79B968">
      <w:pPr>
        <w:rPr>
          <w:sz w:val="20"/>
          <w:szCs w:val="20"/>
        </w:rPr>
      </w:pPr>
      <w:r>
        <w:rPr>
          <w:sz w:val="20"/>
          <w:szCs w:val="20"/>
        </w:rPr>
        <w:t>RIGHT JOIN</w:t>
      </w:r>
    </w:p>
    <w:p w14:paraId="47CAA6DE">
      <w:pPr>
        <w:rPr>
          <w:sz w:val="20"/>
          <w:szCs w:val="20"/>
        </w:rPr>
      </w:pPr>
      <w:r>
        <w:rPr>
          <w:sz w:val="20"/>
          <w:szCs w:val="20"/>
        </w:rPr>
        <w:t xml:space="preserve">    Orders o</w:t>
      </w:r>
    </w:p>
    <w:p w14:paraId="4470758E">
      <w:pPr>
        <w:rPr>
          <w:sz w:val="20"/>
          <w:szCs w:val="20"/>
        </w:rPr>
      </w:pPr>
      <w:r>
        <w:rPr>
          <w:sz w:val="20"/>
          <w:szCs w:val="20"/>
        </w:rPr>
        <w:t>ON</w:t>
      </w:r>
    </w:p>
    <w:p w14:paraId="41634D5C">
      <w:pPr>
        <w:rPr>
          <w:sz w:val="20"/>
          <w:szCs w:val="20"/>
        </w:rPr>
      </w:pPr>
      <w:r>
        <w:rPr>
          <w:sz w:val="20"/>
          <w:szCs w:val="20"/>
        </w:rPr>
        <w:t xml:space="preserve">    c.customer_id = o.customer_id;</w:t>
      </w:r>
    </w:p>
    <w:p w14:paraId="0F82569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 :</w:t>
      </w:r>
    </w:p>
    <w:p w14:paraId="681D923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drawing>
          <wp:inline distT="0" distB="0" distL="0" distR="0">
            <wp:extent cx="5976620" cy="3028315"/>
            <wp:effectExtent l="0" t="0" r="5080" b="635"/>
            <wp:docPr id="20986405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0593" name="Picture 26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732" cy="30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7EBB">
      <w:pPr>
        <w:tabs>
          <w:tab w:val="left" w:pos="2520"/>
        </w:tabs>
        <w:rPr>
          <w:rFonts w:cstheme="minorHAnsi"/>
          <w:b/>
          <w:bCs/>
          <w:sz w:val="32"/>
          <w:szCs w:val="32"/>
          <w:u w:val="single"/>
        </w:rPr>
      </w:pPr>
    </w:p>
    <w:sectPr>
      <w:footerReference r:id="rId5" w:type="default"/>
      <w:pgSz w:w="11906" w:h="16838"/>
      <w:pgMar w:top="1440" w:right="1440" w:bottom="1440" w:left="1440" w:header="708" w:footer="708" w:gutter="0"/>
      <w:pgBorders w:offsetFrom="page">
        <w:top w:val="single" w:color="auto" w:sz="18" w:space="24"/>
        <w:left w:val="single" w:color="auto" w:sz="18" w:space="24"/>
        <w:bottom w:val="single" w:color="auto" w:sz="18" w:space="24"/>
        <w:right w:val="single" w:color="auto" w:sz="18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gerian">
    <w:panose1 w:val="04020705040A02060702"/>
    <w:charset w:val="00"/>
    <w:family w:val="decorative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swiss"/>
    <w:pitch w:val="default"/>
    <w:sig w:usb0="00000003" w:usb1="00000000" w:usb2="00000000" w:usb3="00000000" w:csb0="20000001" w:csb1="00000000"/>
  </w:font>
  <w:font w:name="Agency FB">
    <w:panose1 w:val="020B0503020202020204"/>
    <w:charset w:val="00"/>
    <w:family w:val="swiss"/>
    <w:pitch w:val="default"/>
    <w:sig w:usb0="00000003" w:usb1="00000000" w:usb2="00000000" w:usb3="00000000" w:csb0="20000001" w:csb1="00000000"/>
  </w:font>
  <w:font w:name="Castellar">
    <w:panose1 w:val="020A0402060406010301"/>
    <w:charset w:val="00"/>
    <w:family w:val="roman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Theme="majorHAnsi" w:hAnsiTheme="majorHAnsi" w:eastAsiaTheme="majorEastAsia" w:cstheme="majorBidi"/>
        <w:sz w:val="28"/>
        <w:szCs w:val="28"/>
      </w:rPr>
      <w:id w:val="1521045739"/>
      <w:docPartObj>
        <w:docPartGallery w:val="AutoText"/>
      </w:docPartObj>
    </w:sdtPr>
    <w:sdtEndPr>
      <w:rPr>
        <w:rFonts w:asciiTheme="majorHAnsi" w:hAnsiTheme="majorHAnsi" w:eastAsiaTheme="majorEastAsia" w:cstheme="majorBidi"/>
        <w:sz w:val="28"/>
        <w:szCs w:val="28"/>
      </w:rPr>
    </w:sdtEndPr>
    <w:sdtContent>
      <w:p w14:paraId="4D458DE8">
        <w:pPr>
          <w:pStyle w:val="13"/>
          <w:jc w:val="right"/>
          <w:rPr>
            <w:rFonts w:asciiTheme="majorHAnsi" w:hAnsiTheme="majorHAnsi" w:eastAsiaTheme="majorEastAsia" w:cstheme="majorBidi"/>
            <w:sz w:val="28"/>
            <w:szCs w:val="28"/>
          </w:rPr>
        </w:pPr>
        <w:r>
          <w:rPr>
            <w:rFonts w:asciiTheme="majorHAnsi" w:hAnsiTheme="majorHAnsi" w:eastAsiaTheme="majorEastAsia" w:cstheme="majorBidi"/>
            <w:sz w:val="28"/>
            <w:szCs w:val="28"/>
          </w:rPr>
          <w:t xml:space="preserve">pg. </w:t>
        </w:r>
        <w:r>
          <w:rPr>
            <w:rFonts w:cs="Times New Roman" w:eastAsiaTheme="minorEastAsia"/>
          </w:rPr>
          <w:fldChar w:fldCharType="begin"/>
        </w:r>
        <w:r>
          <w:instrText xml:space="preserve"> PAGE    \* MERGEFORMAT </w:instrText>
        </w:r>
        <w:r>
          <w:rPr>
            <w:rFonts w:cs="Times New Roman" w:eastAsiaTheme="minorEastAsia"/>
          </w:rPr>
          <w:fldChar w:fldCharType="separate"/>
        </w:r>
        <w:r>
          <w:rPr>
            <w:rFonts w:asciiTheme="majorHAnsi" w:hAnsiTheme="majorHAnsi" w:eastAsiaTheme="majorEastAsia" w:cstheme="majorBidi"/>
            <w:sz w:val="28"/>
            <w:szCs w:val="28"/>
          </w:rPr>
          <w:t>2</w:t>
        </w:r>
        <w:r>
          <w:rPr>
            <w:rFonts w:asciiTheme="majorHAnsi" w:hAnsiTheme="majorHAnsi" w:eastAsiaTheme="majorEastAsia" w:cstheme="majorBidi"/>
            <w:sz w:val="28"/>
            <w:szCs w:val="28"/>
          </w:rPr>
          <w:fldChar w:fldCharType="end"/>
        </w:r>
      </w:p>
    </w:sdtContent>
  </w:sdt>
  <w:p w14:paraId="0BB31A22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F252C9"/>
    <w:multiLevelType w:val="multilevel"/>
    <w:tmpl w:val="2DF252C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0655B7D"/>
    <w:multiLevelType w:val="multilevel"/>
    <w:tmpl w:val="30655B7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553424"/>
    <w:multiLevelType w:val="multilevel"/>
    <w:tmpl w:val="3255342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5E14077"/>
    <w:multiLevelType w:val="multilevel"/>
    <w:tmpl w:val="35E1407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566C441F"/>
    <w:multiLevelType w:val="multilevel"/>
    <w:tmpl w:val="566C441F"/>
    <w:lvl w:ilvl="0" w:tentative="0">
      <w:start w:val="2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A743FE"/>
    <w:multiLevelType w:val="multilevel"/>
    <w:tmpl w:val="6BA743F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rosoft Word">
    <w15:presenceInfo w15:providerId="None" w15:userId="Microsoft Wo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CA5"/>
    <w:rsid w:val="000012C5"/>
    <w:rsid w:val="000347FB"/>
    <w:rsid w:val="000365FD"/>
    <w:rsid w:val="0005669A"/>
    <w:rsid w:val="00060827"/>
    <w:rsid w:val="00066326"/>
    <w:rsid w:val="00084075"/>
    <w:rsid w:val="000A190E"/>
    <w:rsid w:val="000A1B6B"/>
    <w:rsid w:val="000B598F"/>
    <w:rsid w:val="000F7474"/>
    <w:rsid w:val="00101284"/>
    <w:rsid w:val="00103DF8"/>
    <w:rsid w:val="00114697"/>
    <w:rsid w:val="00117067"/>
    <w:rsid w:val="0013238B"/>
    <w:rsid w:val="00132567"/>
    <w:rsid w:val="001325CA"/>
    <w:rsid w:val="001437E3"/>
    <w:rsid w:val="00176672"/>
    <w:rsid w:val="001A3673"/>
    <w:rsid w:val="001C1451"/>
    <w:rsid w:val="001E31D2"/>
    <w:rsid w:val="001E7F9E"/>
    <w:rsid w:val="001F12CA"/>
    <w:rsid w:val="001F2922"/>
    <w:rsid w:val="002038BF"/>
    <w:rsid w:val="00210F65"/>
    <w:rsid w:val="002239F7"/>
    <w:rsid w:val="00230D51"/>
    <w:rsid w:val="002315E5"/>
    <w:rsid w:val="00235EC8"/>
    <w:rsid w:val="002434FE"/>
    <w:rsid w:val="0025132D"/>
    <w:rsid w:val="0026667D"/>
    <w:rsid w:val="002A3AD4"/>
    <w:rsid w:val="002A6556"/>
    <w:rsid w:val="002B0863"/>
    <w:rsid w:val="002B1A45"/>
    <w:rsid w:val="002C634A"/>
    <w:rsid w:val="002F3306"/>
    <w:rsid w:val="00334E3F"/>
    <w:rsid w:val="003425A3"/>
    <w:rsid w:val="00390702"/>
    <w:rsid w:val="00396AA5"/>
    <w:rsid w:val="003E0283"/>
    <w:rsid w:val="003E0C9F"/>
    <w:rsid w:val="003E5D52"/>
    <w:rsid w:val="00427C4C"/>
    <w:rsid w:val="004673B9"/>
    <w:rsid w:val="00486F73"/>
    <w:rsid w:val="004C5EB3"/>
    <w:rsid w:val="004D7264"/>
    <w:rsid w:val="004F3A11"/>
    <w:rsid w:val="005222BB"/>
    <w:rsid w:val="0052683C"/>
    <w:rsid w:val="00557452"/>
    <w:rsid w:val="00577F40"/>
    <w:rsid w:val="00583584"/>
    <w:rsid w:val="00587C41"/>
    <w:rsid w:val="005A2FC3"/>
    <w:rsid w:val="005B3C58"/>
    <w:rsid w:val="005C5336"/>
    <w:rsid w:val="005D1AFC"/>
    <w:rsid w:val="005E32A2"/>
    <w:rsid w:val="005E600F"/>
    <w:rsid w:val="005E76E8"/>
    <w:rsid w:val="00600E3B"/>
    <w:rsid w:val="00602AE8"/>
    <w:rsid w:val="00615B15"/>
    <w:rsid w:val="00625EB9"/>
    <w:rsid w:val="00632ABF"/>
    <w:rsid w:val="00650005"/>
    <w:rsid w:val="0066174F"/>
    <w:rsid w:val="0066243E"/>
    <w:rsid w:val="00673CA4"/>
    <w:rsid w:val="006A11AB"/>
    <w:rsid w:val="006A181C"/>
    <w:rsid w:val="00704E58"/>
    <w:rsid w:val="00711F09"/>
    <w:rsid w:val="00715ADC"/>
    <w:rsid w:val="007206CF"/>
    <w:rsid w:val="00720E11"/>
    <w:rsid w:val="007260CD"/>
    <w:rsid w:val="007374CC"/>
    <w:rsid w:val="00744F44"/>
    <w:rsid w:val="00795E75"/>
    <w:rsid w:val="007B6C18"/>
    <w:rsid w:val="007C0CBF"/>
    <w:rsid w:val="007C321A"/>
    <w:rsid w:val="007D1F98"/>
    <w:rsid w:val="007D26A2"/>
    <w:rsid w:val="007D2F2D"/>
    <w:rsid w:val="007F602D"/>
    <w:rsid w:val="007F603D"/>
    <w:rsid w:val="00800E2B"/>
    <w:rsid w:val="00810A61"/>
    <w:rsid w:val="00812C41"/>
    <w:rsid w:val="00813CA5"/>
    <w:rsid w:val="008214B6"/>
    <w:rsid w:val="008262D7"/>
    <w:rsid w:val="00844D22"/>
    <w:rsid w:val="00846A53"/>
    <w:rsid w:val="0085249E"/>
    <w:rsid w:val="00860D97"/>
    <w:rsid w:val="00896E0B"/>
    <w:rsid w:val="008A3E48"/>
    <w:rsid w:val="008B3162"/>
    <w:rsid w:val="008B5BB8"/>
    <w:rsid w:val="008E7029"/>
    <w:rsid w:val="008F46AB"/>
    <w:rsid w:val="008F56AD"/>
    <w:rsid w:val="009017A7"/>
    <w:rsid w:val="00911CA4"/>
    <w:rsid w:val="0091559A"/>
    <w:rsid w:val="00964EAA"/>
    <w:rsid w:val="00992C6C"/>
    <w:rsid w:val="009966C1"/>
    <w:rsid w:val="009A1E27"/>
    <w:rsid w:val="009B1253"/>
    <w:rsid w:val="009C3B0C"/>
    <w:rsid w:val="009D4735"/>
    <w:rsid w:val="00A23D69"/>
    <w:rsid w:val="00A250D0"/>
    <w:rsid w:val="00A30C18"/>
    <w:rsid w:val="00A32460"/>
    <w:rsid w:val="00A348A5"/>
    <w:rsid w:val="00A448E5"/>
    <w:rsid w:val="00A54B33"/>
    <w:rsid w:val="00A97E11"/>
    <w:rsid w:val="00AE4DC5"/>
    <w:rsid w:val="00AF1BE1"/>
    <w:rsid w:val="00AF5FCB"/>
    <w:rsid w:val="00B31D6C"/>
    <w:rsid w:val="00B3395B"/>
    <w:rsid w:val="00B700FD"/>
    <w:rsid w:val="00B769A9"/>
    <w:rsid w:val="00B87DA6"/>
    <w:rsid w:val="00B9239C"/>
    <w:rsid w:val="00B93B10"/>
    <w:rsid w:val="00BA2652"/>
    <w:rsid w:val="00BC2111"/>
    <w:rsid w:val="00BC2AEC"/>
    <w:rsid w:val="00C0624B"/>
    <w:rsid w:val="00C52152"/>
    <w:rsid w:val="00C54226"/>
    <w:rsid w:val="00C64E9A"/>
    <w:rsid w:val="00C92CC1"/>
    <w:rsid w:val="00CA6AF5"/>
    <w:rsid w:val="00CA6BD5"/>
    <w:rsid w:val="00CB7A2D"/>
    <w:rsid w:val="00CC55E1"/>
    <w:rsid w:val="00CC5CDA"/>
    <w:rsid w:val="00CC6051"/>
    <w:rsid w:val="00CE04B0"/>
    <w:rsid w:val="00CE0D65"/>
    <w:rsid w:val="00CE6313"/>
    <w:rsid w:val="00D306A7"/>
    <w:rsid w:val="00D65091"/>
    <w:rsid w:val="00D75E0A"/>
    <w:rsid w:val="00D856D2"/>
    <w:rsid w:val="00D9136E"/>
    <w:rsid w:val="00D915A8"/>
    <w:rsid w:val="00D93000"/>
    <w:rsid w:val="00DD5D55"/>
    <w:rsid w:val="00DF2B6B"/>
    <w:rsid w:val="00E02F97"/>
    <w:rsid w:val="00E04515"/>
    <w:rsid w:val="00E336AC"/>
    <w:rsid w:val="00E51DE8"/>
    <w:rsid w:val="00E67AEA"/>
    <w:rsid w:val="00E705FC"/>
    <w:rsid w:val="00E7736D"/>
    <w:rsid w:val="00E85C5F"/>
    <w:rsid w:val="00E936F7"/>
    <w:rsid w:val="00E95B31"/>
    <w:rsid w:val="00EB6B22"/>
    <w:rsid w:val="00ED3621"/>
    <w:rsid w:val="00EE1DF4"/>
    <w:rsid w:val="00EF5F1B"/>
    <w:rsid w:val="00F035DF"/>
    <w:rsid w:val="00F06012"/>
    <w:rsid w:val="00F36989"/>
    <w:rsid w:val="00F40990"/>
    <w:rsid w:val="00F44DC7"/>
    <w:rsid w:val="00F47231"/>
    <w:rsid w:val="00F54651"/>
    <w:rsid w:val="00F71972"/>
    <w:rsid w:val="00F720C9"/>
    <w:rsid w:val="00F75362"/>
    <w:rsid w:val="00F81DDB"/>
    <w:rsid w:val="00F92B05"/>
    <w:rsid w:val="00F963C3"/>
    <w:rsid w:val="00F9679A"/>
    <w:rsid w:val="00FD287C"/>
    <w:rsid w:val="00FE0C46"/>
    <w:rsid w:val="00FE59E8"/>
    <w:rsid w:val="00FF7A98"/>
    <w:rsid w:val="00FF7B85"/>
    <w:rsid w:val="12F0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Intense Quote Char"/>
    <w:basedOn w:val="11"/>
    <w:link w:val="32"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Header Char"/>
    <w:basedOn w:val="11"/>
    <w:link w:val="14"/>
    <w:uiPriority w:val="99"/>
  </w:style>
  <w:style w:type="character" w:customStyle="1" w:styleId="36">
    <w:name w:val="Footer Char"/>
    <w:basedOn w:val="11"/>
    <w:link w:val="13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microsoft.com/office/2011/relationships/people" Target="people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59B344-C432-4C3E-8690-CF78FABF631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28</Pages>
  <Words>2432</Words>
  <Characters>13868</Characters>
  <Lines>115</Lines>
  <Paragraphs>32</Paragraphs>
  <TotalTime>36</TotalTime>
  <ScaleCrop>false</ScaleCrop>
  <LinksUpToDate>false</LinksUpToDate>
  <CharactersWithSpaces>16268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2025-04-10T17:25:00Z</dcterms:created>
  <dc:creator>SAI GITE</dc:creator>
  <cp:lastModifiedBy>Gajanan Jorvekar</cp:lastModifiedBy>
  <dcterms:modified xsi:type="dcterms:W3CDTF">2025-04-11T03:15:46Z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49975CE6AA224825A4548D819666566C_12</vt:lpwstr>
  </property>
</Properties>
</file>